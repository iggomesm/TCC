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E65" w:rsidRDefault="007567A0">
      <w:pPr>
        <w:jc w:val="center"/>
        <w:rPr>
          <w:lang w:val="en-US"/>
        </w:rPr>
      </w:pPr>
      <w:r>
        <w:rPr>
          <w:noProof/>
        </w:rPr>
        <w:drawing>
          <wp:inline distT="0" distB="0" distL="0" distR="0">
            <wp:extent cx="1090295" cy="10756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090295" cy="1075690"/>
                    </a:xfrm>
                    <a:prstGeom prst="rect">
                      <a:avLst/>
                    </a:prstGeom>
                  </pic:spPr>
                </pic:pic>
              </a:graphicData>
            </a:graphic>
          </wp:inline>
        </w:drawing>
      </w:r>
    </w:p>
    <w:p w:rsidR="00D03E65" w:rsidRDefault="007567A0">
      <w:pPr>
        <w:jc w:val="center"/>
        <w:rPr>
          <w:sz w:val="40"/>
          <w:szCs w:val="40"/>
          <w:lang w:val="en-US"/>
        </w:rPr>
      </w:pPr>
      <w:r>
        <w:rPr>
          <w:noProof/>
          <w:sz w:val="40"/>
          <w:szCs w:val="40"/>
        </w:rPr>
        <w:drawing>
          <wp:inline distT="0" distB="0" distL="0" distR="0">
            <wp:extent cx="1266825" cy="40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1266825" cy="409575"/>
                    </a:xfrm>
                    <a:prstGeom prst="rect">
                      <a:avLst/>
                    </a:prstGeom>
                  </pic:spPr>
                </pic:pic>
              </a:graphicData>
            </a:graphic>
          </wp:inline>
        </w:drawing>
      </w:r>
    </w:p>
    <w:p w:rsidR="00D03E65" w:rsidRDefault="007567A0">
      <w:pPr>
        <w:jc w:val="center"/>
        <w:rPr>
          <w:rFonts w:ascii="Arial" w:hAnsi="Arial" w:cs="Arial"/>
          <w:sz w:val="32"/>
          <w:szCs w:val="32"/>
        </w:rPr>
      </w:pPr>
      <w:r>
        <w:rPr>
          <w:rFonts w:ascii="Arial" w:hAnsi="Arial" w:cs="Arial"/>
          <w:sz w:val="32"/>
          <w:szCs w:val="32"/>
        </w:rPr>
        <w:t>Centro Universitário Estácio do Ceará</w:t>
      </w:r>
    </w:p>
    <w:p w:rsidR="00D03E65" w:rsidRDefault="007567A0">
      <w:pPr>
        <w:jc w:val="center"/>
        <w:rPr>
          <w:rFonts w:ascii="Arial" w:hAnsi="Arial" w:cs="Arial"/>
          <w:b/>
          <w:sz w:val="32"/>
          <w:szCs w:val="32"/>
        </w:rPr>
      </w:pPr>
      <w:r>
        <w:rPr>
          <w:rFonts w:ascii="Arial" w:hAnsi="Arial" w:cs="Arial"/>
          <w:b/>
          <w:sz w:val="32"/>
          <w:szCs w:val="32"/>
        </w:rPr>
        <w:t>BACHARELADO EM SISTEMAS DE INFORMAÇÃO</w:t>
      </w:r>
    </w:p>
    <w:p w:rsidR="00D03E65" w:rsidRDefault="00D03E65">
      <w:pPr>
        <w:jc w:val="center"/>
        <w:rPr>
          <w:rFonts w:ascii="Arial" w:hAnsi="Arial" w:cs="Arial"/>
          <w:b/>
          <w:sz w:val="32"/>
          <w:szCs w:val="32"/>
        </w:rPr>
      </w:pPr>
    </w:p>
    <w:p w:rsidR="00D03E65" w:rsidRDefault="00D03E65">
      <w:pPr>
        <w:jc w:val="center"/>
      </w:pPr>
    </w:p>
    <w:p w:rsidR="00D03E65" w:rsidRDefault="00D03E65">
      <w:pPr>
        <w:jc w:val="center"/>
      </w:pPr>
    </w:p>
    <w:p w:rsidR="00D03E65" w:rsidRDefault="007567A0">
      <w:pPr>
        <w:jc w:val="center"/>
        <w:rPr>
          <w:rFonts w:ascii="Arial" w:hAnsi="Arial" w:cs="Arial"/>
          <w:b/>
          <w:sz w:val="28"/>
          <w:szCs w:val="28"/>
        </w:rPr>
      </w:pPr>
      <w:r>
        <w:rPr>
          <w:rFonts w:ascii="Arial" w:hAnsi="Arial" w:cs="Arial"/>
          <w:b/>
          <w:sz w:val="28"/>
          <w:szCs w:val="28"/>
        </w:rPr>
        <w:t>Igor Gomes de Moisés</w:t>
      </w:r>
    </w:p>
    <w:p w:rsidR="00D03E65" w:rsidRDefault="00D03E65">
      <w:pPr>
        <w:jc w:val="center"/>
        <w:rPr>
          <w:rFonts w:ascii="Arial" w:hAnsi="Arial" w:cs="Arial"/>
          <w:b/>
          <w:sz w:val="28"/>
          <w:szCs w:val="28"/>
        </w:rPr>
      </w:pPr>
    </w:p>
    <w:p w:rsidR="00D03E65" w:rsidRDefault="00D03E65">
      <w:pPr>
        <w:jc w:val="center"/>
      </w:pPr>
    </w:p>
    <w:p w:rsidR="00D03E65" w:rsidRDefault="00D03E65">
      <w:pPr>
        <w:jc w:val="center"/>
        <w:rPr>
          <w:rFonts w:ascii="Arial" w:hAnsi="Arial" w:cs="Arial"/>
          <w:b/>
        </w:rPr>
      </w:pPr>
    </w:p>
    <w:p w:rsidR="00D03E65" w:rsidRDefault="007567A0">
      <w:pPr>
        <w:jc w:val="center"/>
        <w:rPr>
          <w:rFonts w:ascii="Arial" w:hAnsi="Arial" w:cs="Arial"/>
          <w:b/>
          <w:sz w:val="28"/>
          <w:szCs w:val="28"/>
        </w:rPr>
      </w:pPr>
      <w:r>
        <w:rPr>
          <w:rFonts w:ascii="Arial" w:hAnsi="Arial" w:cs="Arial"/>
          <w:b/>
          <w:sz w:val="28"/>
          <w:szCs w:val="28"/>
        </w:rPr>
        <w:t>ESTRATÉGIA DE SOFTWARE NA TECNOLOGIA JAVA: AUTOMAÇÃO DE TRANSAÇÕES EM SGBD’S RELACIONAIS</w:t>
      </w:r>
    </w:p>
    <w:p w:rsidR="00D03E65" w:rsidRDefault="00D03E65">
      <w:pPr>
        <w:jc w:val="center"/>
      </w:pPr>
    </w:p>
    <w:p w:rsidR="00D03E65" w:rsidRDefault="00D03E65">
      <w:pPr>
        <w:jc w:val="center"/>
      </w:pPr>
    </w:p>
    <w:p w:rsidR="00D03E65" w:rsidRDefault="00D03E65">
      <w:pPr>
        <w:jc w:val="center"/>
      </w:pPr>
    </w:p>
    <w:p w:rsidR="00D03E65" w:rsidRDefault="00D03E65">
      <w:pPr>
        <w:jc w:val="center"/>
        <w:rPr>
          <w:rFonts w:ascii="Arial" w:hAnsi="Arial" w:cs="Arial"/>
          <w:sz w:val="28"/>
          <w:szCs w:val="28"/>
        </w:rPr>
      </w:pPr>
    </w:p>
    <w:p w:rsidR="00D03E65" w:rsidRDefault="00D03E65">
      <w:pPr>
        <w:jc w:val="center"/>
        <w:rPr>
          <w:rFonts w:ascii="Arial" w:hAnsi="Arial" w:cs="Arial"/>
          <w:sz w:val="28"/>
          <w:szCs w:val="28"/>
        </w:rPr>
      </w:pPr>
    </w:p>
    <w:p w:rsidR="00D03E65" w:rsidRDefault="00D03E65">
      <w:pPr>
        <w:jc w:val="center"/>
        <w:rPr>
          <w:rFonts w:ascii="Arial" w:hAnsi="Arial" w:cs="Arial"/>
          <w:sz w:val="28"/>
          <w:szCs w:val="28"/>
        </w:rPr>
      </w:pPr>
    </w:p>
    <w:p w:rsidR="00D03E65" w:rsidRDefault="00D03E65">
      <w:pPr>
        <w:jc w:val="center"/>
        <w:rPr>
          <w:rFonts w:ascii="Arial" w:hAnsi="Arial" w:cs="Arial"/>
          <w:sz w:val="28"/>
          <w:szCs w:val="28"/>
        </w:rPr>
      </w:pPr>
    </w:p>
    <w:p w:rsidR="00D03E65" w:rsidRDefault="00D03E65">
      <w:pPr>
        <w:jc w:val="center"/>
        <w:rPr>
          <w:rFonts w:ascii="Arial" w:hAnsi="Arial" w:cs="Arial"/>
          <w:sz w:val="28"/>
          <w:szCs w:val="28"/>
        </w:rPr>
      </w:pPr>
    </w:p>
    <w:p w:rsidR="00D03E65" w:rsidRDefault="00D03E65">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C32296">
      <w:pPr>
        <w:jc w:val="center"/>
        <w:rPr>
          <w:rFonts w:ascii="Arial" w:hAnsi="Arial" w:cs="Arial"/>
          <w:sz w:val="28"/>
          <w:szCs w:val="28"/>
        </w:rPr>
      </w:pPr>
    </w:p>
    <w:p w:rsidR="00C32296" w:rsidRDefault="007567A0">
      <w:pPr>
        <w:jc w:val="center"/>
        <w:rPr>
          <w:rFonts w:ascii="Arial" w:hAnsi="Arial" w:cs="Arial"/>
          <w:sz w:val="32"/>
          <w:szCs w:val="32"/>
        </w:rPr>
      </w:pPr>
      <w:r>
        <w:rPr>
          <w:rFonts w:ascii="Arial" w:hAnsi="Arial" w:cs="Arial"/>
          <w:sz w:val="28"/>
          <w:szCs w:val="28"/>
        </w:rPr>
        <w:t>FORTALEZA</w:t>
      </w:r>
      <w:r>
        <w:rPr>
          <w:rFonts w:ascii="Arial" w:hAnsi="Arial" w:cs="Arial"/>
          <w:sz w:val="28"/>
          <w:szCs w:val="28"/>
        </w:rPr>
        <w:br/>
        <w:t>2017</w:t>
      </w:r>
    </w:p>
    <w:p w:rsidR="00D03E65" w:rsidRDefault="007567A0">
      <w:pPr>
        <w:jc w:val="center"/>
        <w:rPr>
          <w:rFonts w:ascii="Arial" w:hAnsi="Arial" w:cs="Arial"/>
          <w:sz w:val="32"/>
          <w:szCs w:val="32"/>
        </w:rPr>
      </w:pPr>
      <w:r>
        <w:rPr>
          <w:rFonts w:ascii="Arial" w:hAnsi="Arial" w:cs="Arial"/>
          <w:sz w:val="32"/>
          <w:szCs w:val="32"/>
        </w:rPr>
        <w:lastRenderedPageBreak/>
        <w:t xml:space="preserve">Centro Universitário Estácio do Ceará </w:t>
      </w:r>
    </w:p>
    <w:p w:rsidR="00D03E65" w:rsidRDefault="007567A0">
      <w:pPr>
        <w:jc w:val="center"/>
        <w:rPr>
          <w:rFonts w:ascii="Arial" w:hAnsi="Arial" w:cs="Arial"/>
          <w:b/>
          <w:sz w:val="32"/>
          <w:szCs w:val="32"/>
        </w:rPr>
      </w:pPr>
      <w:r>
        <w:rPr>
          <w:rFonts w:ascii="Arial" w:hAnsi="Arial" w:cs="Arial"/>
          <w:b/>
          <w:sz w:val="32"/>
          <w:szCs w:val="32"/>
        </w:rPr>
        <w:t>BACHARELADO EM SISTEMAS DE INFORMAÇÃO</w:t>
      </w:r>
    </w:p>
    <w:p w:rsidR="00D03E65" w:rsidRDefault="00D03E65">
      <w:pPr>
        <w:jc w:val="center"/>
        <w:rPr>
          <w:rFonts w:ascii="Arial" w:hAnsi="Arial" w:cs="Arial"/>
          <w:b/>
          <w:sz w:val="28"/>
          <w:szCs w:val="28"/>
        </w:rPr>
      </w:pPr>
    </w:p>
    <w:p w:rsidR="00D03E65" w:rsidRDefault="00D03E65">
      <w:pPr>
        <w:jc w:val="center"/>
        <w:rPr>
          <w:rFonts w:ascii="Arial" w:hAnsi="Arial" w:cs="Arial"/>
        </w:rPr>
      </w:pPr>
    </w:p>
    <w:p w:rsidR="00D03E65" w:rsidRDefault="00D03E65">
      <w:pPr>
        <w:jc w:val="center"/>
        <w:rPr>
          <w:rFonts w:ascii="Arial" w:hAnsi="Arial" w:cs="Arial"/>
        </w:rPr>
      </w:pPr>
    </w:p>
    <w:p w:rsidR="00D03E65" w:rsidRDefault="00D03E65">
      <w:pPr>
        <w:jc w:val="center"/>
        <w:rPr>
          <w:rFonts w:ascii="Arial" w:hAnsi="Arial" w:cs="Arial"/>
        </w:rPr>
      </w:pPr>
    </w:p>
    <w:p w:rsidR="00D03E65" w:rsidRDefault="00D03E65">
      <w:pPr>
        <w:spacing w:line="360" w:lineRule="auto"/>
        <w:jc w:val="center"/>
        <w:rPr>
          <w:rFonts w:ascii="Arial" w:hAnsi="Arial" w:cs="Arial"/>
          <w:sz w:val="28"/>
          <w:szCs w:val="28"/>
        </w:rPr>
      </w:pPr>
    </w:p>
    <w:p w:rsidR="00D03E65" w:rsidRDefault="007567A0">
      <w:pPr>
        <w:tabs>
          <w:tab w:val="left" w:pos="1770"/>
        </w:tabs>
        <w:jc w:val="center"/>
        <w:rPr>
          <w:rFonts w:ascii="Arial" w:hAnsi="Arial" w:cs="Arial"/>
          <w:b/>
          <w:color w:val="000000"/>
          <w:sz w:val="28"/>
          <w:szCs w:val="28"/>
        </w:rPr>
      </w:pPr>
      <w:r>
        <w:rPr>
          <w:rFonts w:ascii="Arial" w:hAnsi="Arial" w:cs="Arial"/>
          <w:b/>
          <w:color w:val="000000"/>
          <w:sz w:val="28"/>
          <w:szCs w:val="28"/>
        </w:rPr>
        <w:t>ESTRATÉGIA DE SOFTWARE NA TECNOLOGIA JAVA: AUTOMAÇÃO DE TRANSAÇÕES EM SGBD’S RELACIONAIS</w:t>
      </w:r>
    </w:p>
    <w:p w:rsidR="00D03E65" w:rsidRDefault="00D03E65">
      <w:pPr>
        <w:tabs>
          <w:tab w:val="left" w:pos="1770"/>
        </w:tabs>
        <w:spacing w:line="360" w:lineRule="auto"/>
        <w:rPr>
          <w:rFonts w:ascii="Arial" w:hAnsi="Arial" w:cs="Arial"/>
          <w:b/>
        </w:rPr>
      </w:pPr>
    </w:p>
    <w:p w:rsidR="00D03E65" w:rsidRDefault="00D03E65">
      <w:pPr>
        <w:spacing w:line="360" w:lineRule="auto"/>
        <w:jc w:val="right"/>
        <w:rPr>
          <w:rFonts w:ascii="Arial" w:hAnsi="Arial" w:cs="Arial"/>
          <w:b/>
        </w:rPr>
      </w:pPr>
    </w:p>
    <w:p w:rsidR="00D03E65" w:rsidRDefault="00D03E65">
      <w:pPr>
        <w:spacing w:line="360" w:lineRule="auto"/>
        <w:jc w:val="both"/>
        <w:rPr>
          <w:rFonts w:ascii="Arial" w:hAnsi="Arial" w:cs="Arial"/>
          <w:b/>
        </w:rPr>
      </w:pPr>
    </w:p>
    <w:p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 xml:space="preserve">Centro Universitário Estácio do </w:t>
      </w:r>
      <w:r w:rsidR="005207F9">
        <w:rPr>
          <w:rFonts w:ascii="Arial" w:hAnsi="Arial" w:cs="Arial"/>
        </w:rPr>
        <w:t xml:space="preserve">Ceará </w:t>
      </w:r>
      <w:r w:rsidR="005207F9">
        <w:rPr>
          <w:rFonts w:ascii="Arial" w:hAnsi="Arial"/>
        </w:rPr>
        <w:t>como</w:t>
      </w:r>
      <w:r>
        <w:rPr>
          <w:rFonts w:ascii="Arial" w:hAnsi="Arial"/>
        </w:rPr>
        <w:t xml:space="preserve"> requisito parcial para a conclusão do curso de Bacharelado em Sistemas de Informação.</w:t>
      </w:r>
    </w:p>
    <w:p w:rsidR="00D03E65" w:rsidRDefault="007567A0">
      <w:pPr>
        <w:autoSpaceDE w:val="0"/>
        <w:spacing w:line="360" w:lineRule="auto"/>
        <w:ind w:left="3686"/>
        <w:jc w:val="both"/>
        <w:rPr>
          <w:rFonts w:ascii="Arial" w:hAnsi="Arial"/>
        </w:rPr>
      </w:pPr>
      <w:r>
        <w:rPr>
          <w:rFonts w:ascii="Arial" w:hAnsi="Arial"/>
        </w:rPr>
        <w:t>Orientador:  Francisco Alves Carneiro</w:t>
      </w:r>
    </w:p>
    <w:p w:rsidR="00D03E65" w:rsidRDefault="005207F9">
      <w:pPr>
        <w:autoSpaceDE w:val="0"/>
        <w:spacing w:line="360" w:lineRule="auto"/>
        <w:ind w:left="3686"/>
        <w:jc w:val="both"/>
        <w:rPr>
          <w:rFonts w:ascii="Arial" w:hAnsi="Arial"/>
        </w:rPr>
      </w:pPr>
      <w:r>
        <w:rPr>
          <w:rFonts w:ascii="Arial" w:hAnsi="Arial"/>
        </w:rPr>
        <w:t>Coorientadora: Profa. Dra. LetÍ</w:t>
      </w:r>
      <w:r w:rsidR="007567A0">
        <w:rPr>
          <w:rFonts w:ascii="Arial" w:hAnsi="Arial"/>
        </w:rPr>
        <w:t>cia Adriana Pires Ferreira dos Santos</w:t>
      </w:r>
    </w:p>
    <w:p w:rsidR="00D03E65" w:rsidRDefault="00D03E65">
      <w:pPr>
        <w:autoSpaceDE w:val="0"/>
        <w:spacing w:line="360" w:lineRule="auto"/>
        <w:jc w:val="both"/>
        <w:rPr>
          <w:rFonts w:ascii="Arial" w:hAnsi="Arial" w:cs="Arial"/>
        </w:rPr>
      </w:pPr>
    </w:p>
    <w:p w:rsidR="00D03E65" w:rsidRDefault="00D03E65">
      <w:pPr>
        <w:autoSpaceDE w:val="0"/>
        <w:spacing w:line="360" w:lineRule="auto"/>
        <w:jc w:val="both"/>
        <w:rPr>
          <w:rFonts w:ascii="Arial" w:hAnsi="Arial" w:cs="Arial"/>
        </w:rPr>
      </w:pPr>
    </w:p>
    <w:p w:rsidR="00A01E7C" w:rsidRDefault="00A01E7C">
      <w:pPr>
        <w:tabs>
          <w:tab w:val="left" w:pos="2760"/>
          <w:tab w:val="left" w:pos="3720"/>
          <w:tab w:val="left" w:pos="4920"/>
        </w:tabs>
        <w:spacing w:line="360" w:lineRule="auto"/>
        <w:jc w:val="center"/>
        <w:rPr>
          <w:rFonts w:ascii="Arial" w:hAnsi="Arial" w:cs="Arial"/>
          <w:sz w:val="28"/>
          <w:szCs w:val="28"/>
        </w:rPr>
      </w:pPr>
    </w:p>
    <w:p w:rsidR="00A01E7C" w:rsidRDefault="00A01E7C">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C32296" w:rsidRDefault="00C32296">
      <w:pPr>
        <w:tabs>
          <w:tab w:val="left" w:pos="2760"/>
          <w:tab w:val="left" w:pos="3720"/>
          <w:tab w:val="left" w:pos="4920"/>
        </w:tabs>
        <w:spacing w:line="360" w:lineRule="auto"/>
        <w:jc w:val="center"/>
        <w:rPr>
          <w:rFonts w:ascii="Arial" w:hAnsi="Arial" w:cs="Arial"/>
          <w:sz w:val="28"/>
          <w:szCs w:val="28"/>
        </w:rPr>
      </w:pPr>
    </w:p>
    <w:p w:rsidR="00D03E65" w:rsidRDefault="007567A0" w:rsidP="00C32296">
      <w:pPr>
        <w:tabs>
          <w:tab w:val="left" w:pos="2760"/>
          <w:tab w:val="left" w:pos="3720"/>
          <w:tab w:val="left" w:pos="4920"/>
        </w:tabs>
        <w:spacing w:line="360" w:lineRule="auto"/>
        <w:jc w:val="center"/>
        <w:rPr>
          <w:rFonts w:ascii="Arial" w:hAnsi="Arial" w:cs="Arial"/>
          <w:b/>
          <w:sz w:val="28"/>
          <w:szCs w:val="28"/>
        </w:rPr>
      </w:pPr>
      <w:r>
        <w:rPr>
          <w:rFonts w:ascii="Arial" w:hAnsi="Arial" w:cs="Arial"/>
          <w:sz w:val="28"/>
          <w:szCs w:val="28"/>
        </w:rPr>
        <w:t>FORTALEZA</w:t>
      </w:r>
      <w:r>
        <w:rPr>
          <w:rFonts w:ascii="Arial" w:hAnsi="Arial" w:cs="Arial"/>
          <w:sz w:val="28"/>
          <w:szCs w:val="28"/>
        </w:rPr>
        <w:br/>
        <w:t>2017</w:t>
      </w:r>
    </w:p>
    <w:p w:rsidR="00D03E65" w:rsidRDefault="007567A0">
      <w:pPr>
        <w:spacing w:line="360" w:lineRule="auto"/>
        <w:jc w:val="center"/>
        <w:rPr>
          <w:rFonts w:ascii="Arial" w:hAnsi="Arial" w:cs="Arial"/>
          <w:b/>
          <w:color w:val="000000"/>
        </w:rPr>
      </w:pPr>
      <w:r>
        <w:rPr>
          <w:rFonts w:ascii="Arial" w:hAnsi="Arial" w:cs="Arial"/>
          <w:b/>
          <w:color w:val="000000"/>
        </w:rPr>
        <w:lastRenderedPageBreak/>
        <w:t>IGOR GOMES DE MOISÉS</w:t>
      </w:r>
    </w:p>
    <w:p w:rsidR="00D03E65" w:rsidRDefault="007567A0">
      <w:pPr>
        <w:tabs>
          <w:tab w:val="left" w:pos="1770"/>
        </w:tabs>
        <w:spacing w:line="360" w:lineRule="auto"/>
        <w:jc w:val="center"/>
        <w:rPr>
          <w:rFonts w:ascii="Arial" w:hAnsi="Arial" w:cs="Arial"/>
          <w:b/>
          <w:color w:val="000000"/>
        </w:rPr>
      </w:pPr>
      <w:r>
        <w:rPr>
          <w:rFonts w:ascii="Arial" w:hAnsi="Arial" w:cs="Arial"/>
          <w:b/>
          <w:color w:val="000000"/>
        </w:rPr>
        <w:t>ESTRATÉGIA DE SOFTWARE NA TECNOLOGIA JAVA: AUTOMAÇÃO DE TRANSAÇÕES EM SGBD’S RELACIONAIS</w:t>
      </w:r>
    </w:p>
    <w:p w:rsidR="00D03E65" w:rsidRDefault="00D03E65">
      <w:pPr>
        <w:tabs>
          <w:tab w:val="left" w:pos="1770"/>
        </w:tabs>
        <w:spacing w:line="360" w:lineRule="auto"/>
        <w:jc w:val="center"/>
        <w:rPr>
          <w:rFonts w:ascii="Arial" w:hAnsi="Arial" w:cs="Arial"/>
          <w:b/>
          <w:color w:val="000000"/>
        </w:rPr>
      </w:pPr>
    </w:p>
    <w:p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 xml:space="preserve">Centro Universitário Estácio do </w:t>
      </w:r>
      <w:r w:rsidR="00C7710F">
        <w:rPr>
          <w:rFonts w:ascii="Arial" w:hAnsi="Arial" w:cs="Arial"/>
        </w:rPr>
        <w:t xml:space="preserve">Ceará </w:t>
      </w:r>
      <w:r w:rsidR="00C7710F">
        <w:rPr>
          <w:rFonts w:ascii="Arial" w:hAnsi="Arial"/>
        </w:rPr>
        <w:t>como</w:t>
      </w:r>
      <w:r>
        <w:rPr>
          <w:rFonts w:ascii="Arial" w:hAnsi="Arial"/>
        </w:rPr>
        <w:t xml:space="preserve"> requisito parcial para a conclusão do curso de Bacharelado em Sistemas de Informação.</w:t>
      </w:r>
    </w:p>
    <w:p w:rsidR="00D03E65" w:rsidRDefault="007567A0">
      <w:pPr>
        <w:autoSpaceDE w:val="0"/>
        <w:spacing w:line="360" w:lineRule="auto"/>
        <w:ind w:left="3686"/>
        <w:jc w:val="both"/>
        <w:rPr>
          <w:rFonts w:ascii="Arial" w:hAnsi="Arial"/>
        </w:rPr>
      </w:pPr>
      <w:r>
        <w:rPr>
          <w:rFonts w:ascii="Arial" w:hAnsi="Arial"/>
        </w:rPr>
        <w:t>Orientador:  Francisco Alves Carneiro</w:t>
      </w:r>
    </w:p>
    <w:p w:rsidR="00D03E65" w:rsidRDefault="007567A0">
      <w:pPr>
        <w:tabs>
          <w:tab w:val="left" w:pos="1770"/>
        </w:tabs>
        <w:autoSpaceDE w:val="0"/>
        <w:spacing w:line="360" w:lineRule="auto"/>
        <w:ind w:left="3686"/>
        <w:jc w:val="both"/>
        <w:rPr>
          <w:rFonts w:ascii="Arial" w:hAnsi="Arial"/>
          <w:color w:val="000000"/>
        </w:rPr>
      </w:pPr>
      <w:r>
        <w:rPr>
          <w:rFonts w:ascii="Arial" w:hAnsi="Arial"/>
          <w:color w:val="000000"/>
        </w:rPr>
        <w:t>Coorientadora: Profa. Dra. Leticia Adriana Pires Ferreira dos Santos</w:t>
      </w:r>
    </w:p>
    <w:p w:rsidR="00D03E65" w:rsidRDefault="007567A0">
      <w:pPr>
        <w:spacing w:line="360" w:lineRule="auto"/>
        <w:rPr>
          <w:rFonts w:ascii="Arial" w:hAnsi="Arial" w:cs="Arial"/>
        </w:rPr>
      </w:pPr>
      <w:r>
        <w:rPr>
          <w:rFonts w:ascii="Arial" w:hAnsi="Arial" w:cs="Arial"/>
        </w:rPr>
        <w:t>Aprovada em ___/___/_____.</w:t>
      </w:r>
    </w:p>
    <w:p w:rsidR="00D03E65" w:rsidRDefault="007567A0">
      <w:pPr>
        <w:spacing w:line="360" w:lineRule="auto"/>
        <w:jc w:val="center"/>
        <w:rPr>
          <w:rFonts w:ascii="Arial" w:hAnsi="Arial" w:cs="Arial"/>
          <w:b/>
          <w:bCs/>
        </w:rPr>
      </w:pPr>
      <w:r>
        <w:rPr>
          <w:rFonts w:ascii="Arial" w:hAnsi="Arial" w:cs="Arial"/>
          <w:b/>
          <w:bCs/>
        </w:rPr>
        <w:t>BANCA EXAMINADORA</w:t>
      </w:r>
    </w:p>
    <w:p w:rsidR="00D03E65" w:rsidRDefault="00D03E65">
      <w:pPr>
        <w:pBdr>
          <w:bottom w:val="single" w:sz="8" w:space="2" w:color="000000"/>
        </w:pBdr>
        <w:spacing w:line="360" w:lineRule="auto"/>
        <w:jc w:val="center"/>
        <w:rPr>
          <w:rFonts w:ascii="Arial" w:hAnsi="Arial" w:cs="Arial"/>
        </w:rPr>
      </w:pPr>
    </w:p>
    <w:p w:rsidR="00D03E65" w:rsidRDefault="007567A0">
      <w:pPr>
        <w:spacing w:line="360" w:lineRule="auto"/>
        <w:jc w:val="center"/>
        <w:rPr>
          <w:rFonts w:ascii="Arial" w:hAnsi="Arial" w:cs="Arial"/>
        </w:rPr>
      </w:pPr>
      <w:r>
        <w:rPr>
          <w:rFonts w:ascii="Arial" w:hAnsi="Arial" w:cs="Arial"/>
        </w:rPr>
        <w:t>Prof Francisco Alves Carneiro (Orientador)</w:t>
      </w:r>
    </w:p>
    <w:p w:rsidR="00D03E65" w:rsidRDefault="007567A0">
      <w:pPr>
        <w:spacing w:line="360" w:lineRule="auto"/>
        <w:jc w:val="center"/>
        <w:rPr>
          <w:rFonts w:ascii="Arial" w:hAnsi="Arial" w:cs="Arial"/>
        </w:rPr>
      </w:pPr>
      <w:r>
        <w:rPr>
          <w:rFonts w:ascii="Arial" w:hAnsi="Arial" w:cs="Arial"/>
        </w:rPr>
        <w:t>Centro Universitário Estácio do Ceará (Estácio - FIC)</w:t>
      </w:r>
    </w:p>
    <w:p w:rsidR="00D03E65" w:rsidRDefault="00D03E65">
      <w:pPr>
        <w:pBdr>
          <w:bottom w:val="single" w:sz="8" w:space="2" w:color="000000"/>
        </w:pBdr>
        <w:spacing w:line="360" w:lineRule="auto"/>
        <w:jc w:val="center"/>
        <w:rPr>
          <w:rFonts w:ascii="Arial" w:hAnsi="Arial" w:cs="Arial"/>
        </w:rPr>
      </w:pPr>
    </w:p>
    <w:p w:rsidR="00D03E65" w:rsidRDefault="007567A0">
      <w:pPr>
        <w:spacing w:line="360" w:lineRule="auto"/>
        <w:jc w:val="center"/>
        <w:rPr>
          <w:rFonts w:ascii="Arial" w:hAnsi="Arial" w:cs="Arial"/>
        </w:rPr>
      </w:pPr>
      <w:r>
        <w:rPr>
          <w:rFonts w:ascii="Arial" w:hAnsi="Arial" w:cs="Arial"/>
        </w:rPr>
        <w:t>ProfaDra Leticia Adriana Pires Ferreira dos Santos(Coorientadora)</w:t>
      </w:r>
    </w:p>
    <w:p w:rsidR="00D03E65" w:rsidRDefault="007567A0">
      <w:pPr>
        <w:spacing w:line="360" w:lineRule="auto"/>
        <w:jc w:val="center"/>
        <w:rPr>
          <w:rFonts w:ascii="Arial" w:hAnsi="Arial" w:cs="Arial"/>
        </w:rPr>
      </w:pPr>
      <w:r>
        <w:rPr>
          <w:rFonts w:ascii="Arial" w:hAnsi="Arial" w:cs="Arial"/>
        </w:rPr>
        <w:t>Centro Universitário Estácio do Ceará (Estácio - FIC)</w:t>
      </w:r>
    </w:p>
    <w:p w:rsidR="00D03E65" w:rsidRDefault="00D03E65">
      <w:pPr>
        <w:pBdr>
          <w:bottom w:val="single" w:sz="8" w:space="2" w:color="000000"/>
        </w:pBdr>
        <w:spacing w:line="360" w:lineRule="auto"/>
        <w:jc w:val="center"/>
        <w:rPr>
          <w:rFonts w:ascii="Arial" w:hAnsi="Arial" w:cs="Arial"/>
        </w:rPr>
      </w:pPr>
    </w:p>
    <w:p w:rsidR="00D03E65" w:rsidRDefault="007567A0">
      <w:pPr>
        <w:spacing w:line="360" w:lineRule="auto"/>
        <w:jc w:val="center"/>
        <w:rPr>
          <w:rFonts w:ascii="Arial" w:hAnsi="Arial" w:cs="Arial"/>
        </w:rPr>
      </w:pPr>
      <w:r>
        <w:rPr>
          <w:rFonts w:ascii="Arial" w:hAnsi="Arial" w:cs="Arial"/>
        </w:rPr>
        <w:t>Terceiro professor da banca</w:t>
      </w:r>
    </w:p>
    <w:p w:rsidR="00D03E65" w:rsidRDefault="007567A0">
      <w:pPr>
        <w:spacing w:line="360" w:lineRule="auto"/>
        <w:jc w:val="center"/>
        <w:rPr>
          <w:rFonts w:ascii="Arial" w:hAnsi="Arial" w:cs="Arial"/>
        </w:rPr>
      </w:pPr>
      <w:r>
        <w:rPr>
          <w:rFonts w:ascii="Arial" w:hAnsi="Arial" w:cs="Arial"/>
        </w:rPr>
        <w:t>Centro Universitário Estácio do Ceará (Estácio - FIC)</w:t>
      </w: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bCs/>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C32296" w:rsidRDefault="00C32296">
      <w:pPr>
        <w:spacing w:line="360" w:lineRule="auto"/>
        <w:ind w:firstLine="4535"/>
        <w:rPr>
          <w:rFonts w:ascii="Arial" w:hAnsi="Arial" w:cs="Arial"/>
        </w:rPr>
      </w:pPr>
    </w:p>
    <w:p w:rsidR="00D03E65" w:rsidRDefault="007567A0">
      <w:pPr>
        <w:spacing w:line="360" w:lineRule="auto"/>
        <w:ind w:firstLine="4535"/>
        <w:rPr>
          <w:rFonts w:ascii="Arial" w:hAnsi="Arial" w:cs="Arial"/>
        </w:rPr>
      </w:pPr>
      <w:r>
        <w:rPr>
          <w:rFonts w:ascii="Arial" w:hAnsi="Arial" w:cs="Arial"/>
        </w:rPr>
        <w:t>Aos meu pais</w:t>
      </w:r>
      <w:ins w:id="0" w:author="Monique Soares Gomes da Silva" w:date="2017-04-18T21:02:00Z">
        <w:r w:rsidR="00C7710F">
          <w:rPr>
            <w:rFonts w:ascii="Arial" w:hAnsi="Arial" w:cs="Arial"/>
          </w:rPr>
          <w:t>,</w:t>
        </w:r>
      </w:ins>
      <w:del w:id="1" w:author="Monique Soares Gomes da Silva" w:date="2017-04-18T21:02:00Z">
        <w:r w:rsidR="00C7710F" w:rsidDel="00C7710F">
          <w:rPr>
            <w:rFonts w:ascii="Arial" w:hAnsi="Arial" w:cs="Arial"/>
          </w:rPr>
          <w:delText>,</w:delText>
        </w:r>
      </w:del>
      <w:r>
        <w:rPr>
          <w:rFonts w:ascii="Arial" w:hAnsi="Arial" w:cs="Arial"/>
        </w:rPr>
        <w:t xml:space="preserve"> João Hélio e Silmia.</w:t>
      </w:r>
    </w:p>
    <w:p w:rsidR="00D03E65" w:rsidRDefault="007567A0">
      <w:pPr>
        <w:spacing w:line="360" w:lineRule="auto"/>
        <w:ind w:firstLine="4535"/>
        <w:rPr>
          <w:rFonts w:ascii="Arial" w:hAnsi="Arial" w:cs="Arial"/>
        </w:rPr>
      </w:pPr>
      <w:r>
        <w:rPr>
          <w:rFonts w:ascii="Arial" w:hAnsi="Arial" w:cs="Arial"/>
        </w:rPr>
        <w:t>A minha avó</w:t>
      </w:r>
      <w:r w:rsidR="00C7710F">
        <w:rPr>
          <w:rFonts w:ascii="Arial" w:hAnsi="Arial" w:cs="Arial"/>
        </w:rPr>
        <w:t>,</w:t>
      </w:r>
      <w:r>
        <w:rPr>
          <w:rFonts w:ascii="Arial" w:hAnsi="Arial" w:cs="Arial"/>
        </w:rPr>
        <w:t xml:space="preserve"> Maria Neri Silva.</w:t>
      </w:r>
    </w:p>
    <w:p w:rsidR="00D03E65" w:rsidRDefault="00D03E65">
      <w:pPr>
        <w:jc w:val="right"/>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7567A0">
      <w:pPr>
        <w:jc w:val="center"/>
        <w:rPr>
          <w:rFonts w:ascii="Arial" w:hAnsi="Arial" w:cs="Arial"/>
          <w:b/>
        </w:rPr>
      </w:pPr>
      <w:r>
        <w:rPr>
          <w:rFonts w:ascii="Arial" w:hAnsi="Arial" w:cs="Arial"/>
          <w:b/>
        </w:rPr>
        <w:lastRenderedPageBreak/>
        <w:t>AGRADECIMENTOS</w:t>
      </w:r>
    </w:p>
    <w:p w:rsidR="00D03E65" w:rsidRDefault="00D03E65">
      <w:pPr>
        <w:jc w:val="center"/>
        <w:rPr>
          <w:rFonts w:ascii="Arial" w:hAnsi="Arial" w:cs="Arial"/>
          <w:b/>
        </w:rPr>
      </w:pPr>
    </w:p>
    <w:p w:rsidR="00D03E65" w:rsidRDefault="007567A0" w:rsidP="00C32296">
      <w:pPr>
        <w:spacing w:line="360" w:lineRule="auto"/>
        <w:jc w:val="both"/>
        <w:rPr>
          <w:rFonts w:ascii="Arial" w:hAnsi="Arial" w:cs="Arial"/>
        </w:rPr>
      </w:pPr>
      <w:r>
        <w:rPr>
          <w:rFonts w:ascii="Arial" w:hAnsi="Arial" w:cs="Arial"/>
        </w:rPr>
        <w:t xml:space="preserve">Agradeço, primeiramente, a minha falecida avó Maria Neri </w:t>
      </w:r>
      <w:del w:id="2" w:author="Monique Soares Gomes da Silva" w:date="2017-04-18T21:02:00Z">
        <w:r w:rsidDel="00C7710F">
          <w:rPr>
            <w:rFonts w:ascii="Arial" w:hAnsi="Arial" w:cs="Arial"/>
          </w:rPr>
          <w:delText>Silva,  que</w:delText>
        </w:r>
      </w:del>
      <w:ins w:id="3" w:author="Monique Soares Gomes da Silva" w:date="2017-04-18T21:02:00Z">
        <w:r w:rsidR="00C7710F">
          <w:rPr>
            <w:rFonts w:ascii="Arial" w:hAnsi="Arial" w:cs="Arial"/>
          </w:rPr>
          <w:t>Silva, que</w:t>
        </w:r>
      </w:ins>
      <w:r>
        <w:rPr>
          <w:rFonts w:ascii="Arial" w:hAnsi="Arial" w:cs="Arial"/>
        </w:rPr>
        <w:t xml:space="preserve"> com o ar de sua bondade me objetivou para que eu estudasse e escolhesse esta área de atuação profissional.</w:t>
      </w:r>
    </w:p>
    <w:p w:rsidR="00D03E65" w:rsidDel="00D03F7A" w:rsidRDefault="007567A0" w:rsidP="00C32296">
      <w:pPr>
        <w:spacing w:line="360" w:lineRule="auto"/>
        <w:jc w:val="both"/>
        <w:rPr>
          <w:del w:id="4" w:author="Monique Soares Gomes da Silva" w:date="2017-04-18T21:04:00Z"/>
          <w:rFonts w:ascii="Arial" w:hAnsi="Arial" w:cs="Arial"/>
        </w:rPr>
      </w:pPr>
      <w:r>
        <w:rPr>
          <w:rFonts w:ascii="Arial" w:hAnsi="Arial" w:cs="Arial"/>
        </w:rPr>
        <w:t>Aos meu falecidos av</w:t>
      </w:r>
      <w:ins w:id="5" w:author="Monique Soares Gomes da Silva" w:date="2017-04-18T21:02:00Z">
        <w:r w:rsidR="00C7710F">
          <w:rPr>
            <w:rFonts w:ascii="Arial" w:hAnsi="Arial" w:cs="Arial"/>
          </w:rPr>
          <w:t>ó</w:t>
        </w:r>
      </w:ins>
      <w:del w:id="6" w:author="Monique Soares Gomes da Silva" w:date="2017-04-18T21:02:00Z">
        <w:r w:rsidDel="00C7710F">
          <w:rPr>
            <w:rFonts w:ascii="Arial" w:hAnsi="Arial" w:cs="Arial"/>
          </w:rPr>
          <w:delText>o</w:delText>
        </w:r>
      </w:del>
      <w:r>
        <w:rPr>
          <w:rFonts w:ascii="Arial" w:hAnsi="Arial" w:cs="Arial"/>
        </w:rPr>
        <w:t>s</w:t>
      </w:r>
      <w:ins w:id="7" w:author="Monique Soares Gomes da Silva" w:date="2017-04-18T21:02:00Z">
        <w:r w:rsidR="00C7710F">
          <w:rPr>
            <w:rFonts w:ascii="Arial" w:hAnsi="Arial" w:cs="Arial"/>
          </w:rPr>
          <w:t>,</w:t>
        </w:r>
      </w:ins>
      <w:r>
        <w:rPr>
          <w:rFonts w:ascii="Arial" w:hAnsi="Arial" w:cs="Arial"/>
        </w:rPr>
        <w:t xml:space="preserve"> José Moisés e Marcelina, a minha falecida tia e mãe por consideração</w:t>
      </w:r>
      <w:ins w:id="8" w:author="Monique Soares Gomes da Silva" w:date="2017-04-18T21:03:00Z">
        <w:r w:rsidR="00C7710F">
          <w:rPr>
            <w:rFonts w:ascii="Arial" w:hAnsi="Arial" w:cs="Arial"/>
          </w:rPr>
          <w:t>,</w:t>
        </w:r>
      </w:ins>
      <w:r>
        <w:rPr>
          <w:rFonts w:ascii="Arial" w:hAnsi="Arial" w:cs="Arial"/>
        </w:rPr>
        <w:t xml:space="preserve"> Celi Melo, que sempre me apoiaram e me incentivaram.</w:t>
      </w:r>
    </w:p>
    <w:p w:rsidR="00D03E65" w:rsidRDefault="007567A0" w:rsidP="00C32296">
      <w:pPr>
        <w:spacing w:line="360" w:lineRule="auto"/>
        <w:jc w:val="both"/>
        <w:rPr>
          <w:rFonts w:ascii="Arial" w:hAnsi="Arial" w:cs="Arial"/>
        </w:rPr>
      </w:pPr>
      <w:r>
        <w:rPr>
          <w:rFonts w:ascii="Arial" w:hAnsi="Arial" w:cs="Arial"/>
        </w:rPr>
        <w:t>Agradeço aos meus pais, João Hélio e Silmia, que me apoiam todos os dias, seja na vida pessoal e ou profissional, fazendo com que eu galgue sempre novos desafios.</w:t>
      </w:r>
    </w:p>
    <w:p w:rsidR="00D03E65" w:rsidRDefault="007567A0" w:rsidP="00C32296">
      <w:pPr>
        <w:spacing w:line="360" w:lineRule="auto"/>
        <w:jc w:val="both"/>
        <w:rPr>
          <w:rFonts w:ascii="Arial" w:hAnsi="Arial" w:cs="Arial"/>
        </w:rPr>
      </w:pPr>
      <w:r>
        <w:rPr>
          <w:rFonts w:ascii="Arial" w:hAnsi="Arial" w:cs="Arial"/>
        </w:rPr>
        <w:t>A minha namorada, Joselane Lima, que me apoiou e me incentivou na criação deste trabalho.</w:t>
      </w:r>
    </w:p>
    <w:p w:rsidR="00D03E65" w:rsidRDefault="007567A0" w:rsidP="00C32296">
      <w:pPr>
        <w:spacing w:line="360" w:lineRule="auto"/>
        <w:jc w:val="both"/>
        <w:rPr>
          <w:rFonts w:ascii="Arial" w:hAnsi="Arial" w:cs="Arial"/>
        </w:rPr>
      </w:pPr>
      <w:r>
        <w:rPr>
          <w:rFonts w:ascii="Arial" w:hAnsi="Arial" w:cs="Arial"/>
        </w:rPr>
        <w:t>Aos meus  colegas de faculdade e profissão que participaram da pesquisa.</w:t>
      </w:r>
    </w:p>
    <w:p w:rsidR="00D03E65" w:rsidRDefault="007567A0" w:rsidP="00C32296">
      <w:pPr>
        <w:spacing w:line="360" w:lineRule="auto"/>
        <w:jc w:val="both"/>
        <w:rPr>
          <w:rFonts w:ascii="Arial" w:hAnsi="Arial" w:cs="Arial"/>
        </w:rPr>
      </w:pPr>
      <w:r>
        <w:rPr>
          <w:rFonts w:ascii="Arial" w:hAnsi="Arial" w:cs="Arial"/>
        </w:rPr>
        <w:t>Ao meu amigo Fábio Rodrigues Franco Júnior que me auxiliou no desenvolvimento da ferramenta apresentada neste documento.</w:t>
      </w:r>
    </w:p>
    <w:p w:rsidR="00D03E65" w:rsidRDefault="007567A0" w:rsidP="00C32296">
      <w:pPr>
        <w:spacing w:line="360" w:lineRule="auto"/>
        <w:jc w:val="both"/>
        <w:rPr>
          <w:rFonts w:ascii="Arial" w:hAnsi="Arial" w:cs="Arial"/>
        </w:rPr>
      </w:pPr>
      <w:r>
        <w:rPr>
          <w:rFonts w:ascii="Arial" w:hAnsi="Arial" w:cs="Arial"/>
        </w:rPr>
        <w:t>Ao meu orientador</w:t>
      </w:r>
      <w:ins w:id="9" w:author="Monique Soares Gomes da Silva" w:date="2017-04-18T21:07:00Z">
        <w:r w:rsidR="00D03F7A">
          <w:rPr>
            <w:rFonts w:ascii="Arial" w:hAnsi="Arial" w:cs="Arial"/>
          </w:rPr>
          <w:t>,</w:t>
        </w:r>
      </w:ins>
      <w:r>
        <w:rPr>
          <w:rFonts w:ascii="Arial" w:hAnsi="Arial" w:cs="Arial"/>
        </w:rPr>
        <w:t xml:space="preserve"> Prof. Francisco Alves Carneiro, pelo suporte analítico prestado, culminando em correções e incentivos</w:t>
      </w:r>
    </w:p>
    <w:p w:rsidR="00D03E65" w:rsidRDefault="007567A0" w:rsidP="00C32296">
      <w:pPr>
        <w:spacing w:line="360" w:lineRule="auto"/>
        <w:jc w:val="both"/>
        <w:rPr>
          <w:rFonts w:ascii="Arial" w:hAnsi="Arial" w:cs="Arial"/>
        </w:rPr>
      </w:pPr>
      <w:r>
        <w:rPr>
          <w:rFonts w:ascii="Arial" w:hAnsi="Arial" w:cs="Arial"/>
        </w:rPr>
        <w:t>A minha coorientadora</w:t>
      </w:r>
      <w:r>
        <w:rPr>
          <w:rFonts w:ascii="Arial" w:hAnsi="Arial"/>
          <w:color w:val="000000"/>
        </w:rPr>
        <w:t>Profa. Dra. Leticia Adriana Pires Ferreira dos Santos, que por meio da relevância do seu trabalho científico, possibilitou-me no pouco tempo que lhe coube</w:t>
      </w:r>
      <w:del w:id="10" w:author="Monique Soares Gomes da Silva" w:date="2017-04-18T21:08:00Z">
        <w:r w:rsidDel="00D03F7A">
          <w:rPr>
            <w:rFonts w:ascii="Arial" w:hAnsi="Arial"/>
            <w:color w:val="000000"/>
          </w:rPr>
          <w:delText xml:space="preserve">,  </w:delText>
        </w:r>
      </w:del>
      <w:r>
        <w:rPr>
          <w:rFonts w:ascii="Arial" w:hAnsi="Arial" w:cs="Arial"/>
        </w:rPr>
        <w:t>a realização deste trabalho.</w:t>
      </w:r>
    </w:p>
    <w:p w:rsidR="00D03E65" w:rsidRDefault="007567A0" w:rsidP="00C32296">
      <w:pPr>
        <w:spacing w:line="360" w:lineRule="auto"/>
        <w:jc w:val="both"/>
        <w:rPr>
          <w:rFonts w:ascii="Arial" w:hAnsi="Arial" w:cs="Arial"/>
        </w:rPr>
      </w:pPr>
      <w:r>
        <w:rPr>
          <w:rFonts w:ascii="Arial" w:hAnsi="Arial" w:cs="Arial"/>
        </w:rPr>
        <w:t>Aos professoras que, gentilmente, aceitaram participar da banca de defesa do TCC.</w:t>
      </w:r>
    </w:p>
    <w:p w:rsidR="00D03E65" w:rsidRDefault="007567A0" w:rsidP="00C32296">
      <w:pPr>
        <w:spacing w:line="360" w:lineRule="auto"/>
        <w:jc w:val="both"/>
        <w:rPr>
          <w:rFonts w:ascii="Arial" w:hAnsi="Arial" w:cs="Arial"/>
        </w:rPr>
      </w:pPr>
      <w:r>
        <w:rPr>
          <w:rFonts w:ascii="Arial" w:hAnsi="Arial" w:cs="Arial"/>
        </w:rPr>
        <w:t xml:space="preserve">E a todos que fizeram parte da minha formação, direta ou indiretamente, deixo aqui os meus mais sinceros votos de agradecimento. </w:t>
      </w:r>
      <w:r>
        <w:rPr>
          <w:rFonts w:ascii="Arial" w:hAnsi="Arial" w:cs="Arial"/>
        </w:rPr>
        <w:tab/>
      </w: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jc w:val="center"/>
        <w:rPr>
          <w:rFonts w:ascii="Arial" w:hAnsi="Arial" w:cs="Arial"/>
          <w:b/>
          <w:sz w:val="28"/>
          <w:szCs w:val="28"/>
        </w:rPr>
      </w:pPr>
    </w:p>
    <w:p w:rsidR="00D03E65" w:rsidRDefault="00D03E65">
      <w:pPr>
        <w:spacing w:line="360" w:lineRule="auto"/>
        <w:ind w:left="3686"/>
        <w:jc w:val="both"/>
        <w:rPr>
          <w:rFonts w:ascii="Arial" w:hAnsi="Arial"/>
        </w:rPr>
      </w:pPr>
    </w:p>
    <w:p w:rsidR="00D03E65" w:rsidRDefault="00D03E65">
      <w:pPr>
        <w:spacing w:line="360" w:lineRule="auto"/>
        <w:ind w:left="3686"/>
        <w:jc w:val="both"/>
        <w:rPr>
          <w:rFonts w:ascii="Arial" w:hAnsi="Arial"/>
        </w:rPr>
      </w:pPr>
    </w:p>
    <w:p w:rsidR="00D03E65" w:rsidRDefault="00D03E65">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C32296" w:rsidRDefault="00C32296" w:rsidP="00C32296">
      <w:pPr>
        <w:spacing w:line="360" w:lineRule="auto"/>
        <w:ind w:left="3686"/>
        <w:jc w:val="both"/>
        <w:rPr>
          <w:rFonts w:ascii="Arial" w:hAnsi="Arial"/>
        </w:rPr>
      </w:pPr>
    </w:p>
    <w:p w:rsidR="00D03E65" w:rsidRDefault="007567A0" w:rsidP="00C32296">
      <w:pPr>
        <w:spacing w:line="360" w:lineRule="auto"/>
        <w:ind w:left="3686"/>
        <w:jc w:val="both"/>
        <w:rPr>
          <w:rFonts w:ascii="Arial" w:hAnsi="Arial"/>
        </w:rPr>
      </w:pPr>
      <w:r>
        <w:rPr>
          <w:rFonts w:ascii="Arial" w:hAnsi="Arial"/>
        </w:rPr>
        <w:t xml:space="preserve">“Especificar requisitos detalhadamente de modo que uma máquina possa executá-los é </w:t>
      </w:r>
      <w:r>
        <w:rPr>
          <w:rFonts w:ascii="Arial" w:hAnsi="Arial"/>
          <w:i/>
          <w:iCs/>
        </w:rPr>
        <w:t>programar –</w:t>
      </w:r>
      <w:r>
        <w:rPr>
          <w:rFonts w:ascii="Arial" w:hAnsi="Arial"/>
        </w:rPr>
        <w:t xml:space="preserve"> e tal especificação é o </w:t>
      </w:r>
      <w:r>
        <w:rPr>
          <w:rFonts w:ascii="Arial" w:hAnsi="Arial"/>
          <w:i/>
          <w:iCs/>
        </w:rPr>
        <w:t>código” (Robert C. Martin, 2008, p.2)</w:t>
      </w:r>
    </w:p>
    <w:p w:rsidR="00D03E65" w:rsidRDefault="007567A0">
      <w:pPr>
        <w:jc w:val="center"/>
        <w:rPr>
          <w:rFonts w:ascii="Arial" w:hAnsi="Arial" w:cs="Arial"/>
          <w:b/>
          <w:sz w:val="28"/>
          <w:szCs w:val="28"/>
        </w:rPr>
      </w:pPr>
      <w:r>
        <w:rPr>
          <w:rFonts w:ascii="Arial" w:hAnsi="Arial" w:cs="Arial"/>
          <w:b/>
          <w:sz w:val="28"/>
          <w:szCs w:val="28"/>
        </w:rPr>
        <w:lastRenderedPageBreak/>
        <w:t>RESUMO</w:t>
      </w:r>
      <w:r>
        <w:rPr>
          <w:rFonts w:ascii="Arial" w:hAnsi="Arial" w:cs="Arial"/>
          <w:b/>
          <w:sz w:val="28"/>
          <w:szCs w:val="28"/>
        </w:rPr>
        <w:tab/>
      </w:r>
    </w:p>
    <w:p w:rsidR="00D03E65" w:rsidRDefault="007567A0" w:rsidP="00C32296">
      <w:pPr>
        <w:spacing w:line="360" w:lineRule="auto"/>
        <w:jc w:val="both"/>
        <w:rPr>
          <w:rFonts w:ascii="Arial" w:hAnsi="Arial" w:cs="Arial"/>
        </w:rPr>
      </w:pPr>
      <w:r>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tecnologia foram criados os SGBD, Sistemas Gerenciadores de Bancos de Dados. Es</w:t>
      </w:r>
      <w:ins w:id="11" w:author="Monique Soares Gomes da Silva" w:date="2017-04-18T21:08:00Z">
        <w:r w:rsidR="00E6615F">
          <w:rPr>
            <w:rFonts w:ascii="Arial" w:hAnsi="Arial" w:cs="Arial"/>
          </w:rPr>
          <w:t>s</w:t>
        </w:r>
      </w:ins>
      <w:del w:id="12" w:author="Monique Soares Gomes da Silva" w:date="2017-04-18T21:08:00Z">
        <w:r w:rsidDel="00E6615F">
          <w:rPr>
            <w:rFonts w:ascii="Arial" w:hAnsi="Arial" w:cs="Arial"/>
          </w:rPr>
          <w:delText>t</w:delText>
        </w:r>
      </w:del>
      <w:r>
        <w:rPr>
          <w:rFonts w:ascii="Arial" w:hAnsi="Arial" w:cs="Arial"/>
        </w:rPr>
        <w:t xml:space="preserve">es são </w:t>
      </w:r>
      <w:r w:rsidR="00466D94" w:rsidRPr="00466D94">
        <w:rPr>
          <w:rFonts w:ascii="Arial" w:hAnsi="Arial" w:cs="Arial"/>
          <w:i/>
          <w:rPrChange w:id="13" w:author="Monique Soares Gomes da Silva" w:date="2017-04-18T21:09:00Z">
            <w:rPr>
              <w:rFonts w:ascii="Arial" w:hAnsi="Arial" w:cs="Arial"/>
            </w:rPr>
          </w:rPrChange>
        </w:rPr>
        <w:t>softwares</w:t>
      </w:r>
      <w:r>
        <w:rPr>
          <w:rFonts w:ascii="Arial" w:hAnsi="Arial" w:cs="Arial"/>
        </w:rPr>
        <w:t xml:space="preserve"> responsáveis pelo controle do banco de dados, assim como pela atuação de interface de entrada e saída de demandas. A tecnologia Java, possui um conjunto de interfaces únicas para a realização da integração com SGBD`s</w:t>
      </w:r>
      <w:r w:rsidR="00466D94" w:rsidRPr="00466D94">
        <w:rPr>
          <w:rFonts w:ascii="Arial" w:hAnsi="Arial" w:cs="Arial"/>
          <w:color w:val="FF0000"/>
          <w:rPrChange w:id="14" w:author="Monique Soares Gomes da Silva" w:date="2017-04-18T21:13:00Z">
            <w:rPr>
              <w:rFonts w:ascii="Arial" w:hAnsi="Arial" w:cs="Arial"/>
            </w:rPr>
          </w:rPrChange>
        </w:rPr>
        <w:t xml:space="preserve">(AUTOR, ANO). </w:t>
      </w:r>
      <w:r>
        <w:rPr>
          <w:rFonts w:ascii="Arial" w:hAnsi="Arial" w:cs="Arial"/>
        </w:rPr>
        <w:t xml:space="preserve">Uma das etapas do trabalho de desenvolvimento de todo </w:t>
      </w:r>
      <w:r>
        <w:rPr>
          <w:rFonts w:ascii="Arial" w:hAnsi="Arial" w:cs="Arial"/>
          <w:i/>
          <w:iCs/>
        </w:rPr>
        <w:t>software</w:t>
      </w:r>
      <w:r>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SigmaDB. Um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r>
        <w:rPr>
          <w:rFonts w:ascii="Arial" w:hAnsi="Arial" w:cs="Arial"/>
          <w:i/>
          <w:iCs/>
        </w:rPr>
        <w:t xml:space="preserve">generics, </w:t>
      </w:r>
      <w:r>
        <w:rPr>
          <w:rFonts w:ascii="Arial" w:hAnsi="Arial" w:cs="Arial"/>
        </w:rPr>
        <w:t>que lhe permite a manipulação de qualquer tipo de objeto, e da estrutura de reflexão, que lhe dá o poder de quebrar a regra de encapsulamento da linguagem de programação. Des</w:t>
      </w:r>
      <w:ins w:id="15" w:author="Monique Soares Gomes da Silva" w:date="2017-04-18T21:14:00Z">
        <w:r w:rsidR="00EC50F9">
          <w:rPr>
            <w:rFonts w:ascii="Arial" w:hAnsi="Arial" w:cs="Arial"/>
          </w:rPr>
          <w:t>s</w:t>
        </w:r>
      </w:ins>
      <w:bookmarkStart w:id="16" w:name="_GoBack"/>
      <w:bookmarkEnd w:id="16"/>
      <w:del w:id="17" w:author="Monique Soares Gomes da Silva" w:date="2017-04-18T21:14:00Z">
        <w:r w:rsidDel="00EC50F9">
          <w:rPr>
            <w:rFonts w:ascii="Arial" w:hAnsi="Arial" w:cs="Arial"/>
          </w:rPr>
          <w:delText>t</w:delText>
        </w:r>
      </w:del>
      <w:r>
        <w:rPr>
          <w:rFonts w:ascii="Arial" w:hAnsi="Arial" w:cs="Arial"/>
        </w:rPr>
        <w:t xml:space="preserve">a forma, ao receber qualquer objeto, se este seguir a convenção de </w:t>
      </w:r>
      <w:r>
        <w:rPr>
          <w:rFonts w:ascii="Arial" w:hAnsi="Arial" w:cs="Arial"/>
          <w:i/>
          <w:iCs/>
        </w:rPr>
        <w:t>getters</w:t>
      </w:r>
      <w:r>
        <w:rPr>
          <w:rFonts w:ascii="Arial" w:hAnsi="Arial" w:cs="Arial"/>
        </w:rPr>
        <w:t xml:space="preserve"> e </w:t>
      </w:r>
      <w:r>
        <w:rPr>
          <w:rFonts w:ascii="Arial" w:hAnsi="Arial" w:cs="Arial"/>
          <w:i/>
          <w:iCs/>
        </w:rPr>
        <w:t xml:space="preserve">setters, </w:t>
      </w:r>
      <w:r>
        <w:rPr>
          <w:rFonts w:ascii="Arial" w:hAnsi="Arial" w:cs="Arial"/>
        </w:rPr>
        <w:t>a ferramenta será capaz de manipulá-lo da forma como ela achar necessário. Diante disto, a SigmaDB é capaz de converter o paradigma de Orientação a Objetos em consultas a bancos de dados, trazendo os benefícios citados.</w:t>
      </w:r>
    </w:p>
    <w:p w:rsidR="00D03E65" w:rsidRDefault="00D03E65" w:rsidP="00C32296">
      <w:pPr>
        <w:spacing w:line="360" w:lineRule="auto"/>
        <w:ind w:firstLine="720"/>
        <w:jc w:val="both"/>
        <w:rPr>
          <w:rFonts w:ascii="Arial" w:hAnsi="Arial" w:cs="Arial"/>
        </w:rPr>
      </w:pPr>
    </w:p>
    <w:p w:rsidR="00D03E65" w:rsidRPr="005207F9" w:rsidRDefault="007567A0" w:rsidP="00C32296">
      <w:pPr>
        <w:spacing w:line="360" w:lineRule="auto"/>
        <w:jc w:val="both"/>
        <w:rPr>
          <w:lang w:val="en-US"/>
        </w:rPr>
      </w:pPr>
      <w:r>
        <w:rPr>
          <w:rFonts w:ascii="Arial" w:hAnsi="Arial" w:cs="Arial"/>
          <w:b/>
        </w:rPr>
        <w:t xml:space="preserve">Palavras-chave: </w:t>
      </w:r>
      <w:r>
        <w:rPr>
          <w:rFonts w:ascii="Arial" w:hAnsi="Arial" w:cs="Arial"/>
        </w:rPr>
        <w:t xml:space="preserve">Banco de dados. </w:t>
      </w:r>
      <w:r w:rsidRPr="005207F9">
        <w:rPr>
          <w:rFonts w:ascii="Arial" w:hAnsi="Arial" w:cs="Arial"/>
          <w:lang w:val="en-US"/>
        </w:rPr>
        <w:t>Frameworks. JAVA. Tuplas.</w:t>
      </w:r>
    </w:p>
    <w:p w:rsidR="00D03E65" w:rsidRPr="005207F9" w:rsidRDefault="00D03E65">
      <w:pPr>
        <w:jc w:val="both"/>
        <w:rPr>
          <w:rFonts w:ascii="Arial" w:hAnsi="Arial" w:cs="Arial"/>
          <w:lang w:val="en-US"/>
        </w:rPr>
      </w:pPr>
    </w:p>
    <w:p w:rsidR="00D03E65" w:rsidRPr="005207F9" w:rsidRDefault="00D03E65">
      <w:pPr>
        <w:jc w:val="both"/>
        <w:rPr>
          <w:rFonts w:ascii="Arial" w:hAnsi="Arial" w:cs="Arial"/>
          <w:lang w:val="en-US"/>
        </w:rPr>
      </w:pPr>
    </w:p>
    <w:p w:rsidR="00D03E65" w:rsidRPr="005207F9" w:rsidRDefault="00D03E65">
      <w:pPr>
        <w:jc w:val="both"/>
        <w:rPr>
          <w:rFonts w:ascii="Arial" w:hAnsi="Arial" w:cs="Arial"/>
          <w:lang w:val="en-US"/>
        </w:rPr>
      </w:pPr>
    </w:p>
    <w:p w:rsidR="00C32296" w:rsidRPr="005207F9" w:rsidRDefault="00C32296">
      <w:pPr>
        <w:jc w:val="both"/>
        <w:rPr>
          <w:rFonts w:ascii="Arial" w:hAnsi="Arial" w:cs="Arial"/>
          <w:lang w:val="en-US"/>
        </w:rPr>
      </w:pPr>
    </w:p>
    <w:p w:rsidR="00C32296" w:rsidRPr="005207F9" w:rsidRDefault="00C32296">
      <w:pPr>
        <w:jc w:val="both"/>
        <w:rPr>
          <w:rFonts w:ascii="Arial" w:hAnsi="Arial" w:cs="Arial"/>
          <w:lang w:val="en-US"/>
        </w:rPr>
      </w:pPr>
    </w:p>
    <w:p w:rsidR="00C32296" w:rsidRPr="005207F9" w:rsidRDefault="00C32296">
      <w:pPr>
        <w:jc w:val="both"/>
        <w:rPr>
          <w:rFonts w:ascii="Arial" w:hAnsi="Arial" w:cs="Arial"/>
          <w:lang w:val="en-US"/>
        </w:rPr>
      </w:pPr>
    </w:p>
    <w:p w:rsidR="00D03E65" w:rsidRPr="005207F9" w:rsidRDefault="00D03E65">
      <w:pPr>
        <w:jc w:val="both"/>
        <w:rPr>
          <w:rFonts w:ascii="Arial" w:hAnsi="Arial" w:cs="Arial"/>
          <w:lang w:val="en-US"/>
        </w:rPr>
      </w:pPr>
    </w:p>
    <w:p w:rsidR="00D03E65" w:rsidRPr="005207F9" w:rsidRDefault="00D03E65">
      <w:pPr>
        <w:jc w:val="both"/>
        <w:rPr>
          <w:rFonts w:ascii="Arial" w:hAnsi="Arial" w:cs="Arial"/>
          <w:lang w:val="en-US"/>
        </w:rPr>
      </w:pPr>
    </w:p>
    <w:p w:rsidR="00D03E65" w:rsidRPr="005207F9" w:rsidRDefault="007567A0">
      <w:pPr>
        <w:jc w:val="center"/>
        <w:rPr>
          <w:rFonts w:ascii="Arial" w:hAnsi="Arial" w:cs="Arial"/>
          <w:b/>
          <w:sz w:val="28"/>
          <w:szCs w:val="28"/>
          <w:lang w:val="en-US"/>
        </w:rPr>
      </w:pPr>
      <w:r w:rsidRPr="005207F9">
        <w:rPr>
          <w:rFonts w:ascii="Arial" w:hAnsi="Arial" w:cs="Arial"/>
          <w:b/>
          <w:sz w:val="28"/>
          <w:szCs w:val="28"/>
          <w:lang w:val="en-US"/>
        </w:rPr>
        <w:t>ABSTRACT</w:t>
      </w:r>
      <w:r w:rsidRPr="005207F9">
        <w:rPr>
          <w:rFonts w:ascii="Arial" w:hAnsi="Arial" w:cs="Arial"/>
          <w:b/>
          <w:sz w:val="28"/>
          <w:szCs w:val="28"/>
          <w:lang w:val="en-US"/>
        </w:rPr>
        <w:tab/>
      </w:r>
    </w:p>
    <w:p w:rsidR="00D03E65" w:rsidRPr="005207F9" w:rsidRDefault="007567A0" w:rsidP="00C32296">
      <w:pPr>
        <w:spacing w:line="360" w:lineRule="auto"/>
        <w:ind w:firstLine="720"/>
        <w:jc w:val="both"/>
        <w:rPr>
          <w:rFonts w:ascii="Arial" w:hAnsi="Arial" w:cs="Arial"/>
          <w:color w:val="000000"/>
          <w:lang w:val="en-US"/>
        </w:rPr>
      </w:pPr>
      <w:r w:rsidRPr="005207F9">
        <w:rPr>
          <w:rFonts w:ascii="Arial" w:hAnsi="Arial" w:cs="Arial"/>
          <w:color w:val="000000"/>
          <w:lang w:val="en-US"/>
        </w:rPr>
        <w:t>Databases represent the basis for storing system-wide information. Logically structured are datasets that, when grouped together, define a unique, specialized and efficient scope for querying information. For the management of this technology, DBMSs were created, Database Management Systems. These are software that is responsible for the control of the database, as well as for the interaction of input and output interface of demands (AUTHOR, YEAR). Java technology has a set of unique interfaces for integrating with DBMS (AUTHOR, YEAR). One of the steps in the development of all software is the assembly of the integration and transaction structures of the technology with the database, which ends up requiring a certain amount of programming time. The objective of this work is, therefore, to present the SigmaDB tool. A new framework capable of integrating JAVA technology with any relational DBMS, aiming to bring development agility, centralization of code structure, good development practices, as well as control and maintenance of database tables. Using the advanced concepts of Java technology, the tool was developed based on the structures of generics, which allows it to manipulate any type of object, and the reflection structure, which gives it the power to break the language encapsulation rule Of programming. In this way, upon receiving any object, if it follows the convention of getters and setters, the tool will be able to manipulate it in whatever way it deems necessary. In view of this, SigmaDB is able to convert the Object Orientation paradigm into database queries, bringing the mentioned benefits.</w:t>
      </w:r>
    </w:p>
    <w:p w:rsidR="00D03E65" w:rsidRPr="005207F9" w:rsidRDefault="00D03E65" w:rsidP="00C32296">
      <w:pPr>
        <w:spacing w:line="360" w:lineRule="auto"/>
        <w:rPr>
          <w:rFonts w:ascii="Arial" w:hAnsi="Arial" w:cs="Arial"/>
          <w:color w:val="FF0000"/>
          <w:lang w:val="en-US"/>
        </w:rPr>
      </w:pPr>
    </w:p>
    <w:p w:rsidR="00D03E65" w:rsidRDefault="007567A0" w:rsidP="00C32296">
      <w:pPr>
        <w:spacing w:line="360" w:lineRule="auto"/>
        <w:rPr>
          <w:color w:val="000000"/>
        </w:rPr>
      </w:pPr>
      <w:r>
        <w:rPr>
          <w:rFonts w:ascii="Arial" w:hAnsi="Arial" w:cs="Arial"/>
          <w:b/>
          <w:color w:val="000000"/>
        </w:rPr>
        <w:t>Keywords:</w:t>
      </w:r>
      <w:r>
        <w:rPr>
          <w:rFonts w:ascii="Arial" w:hAnsi="Arial" w:cs="Arial"/>
          <w:color w:val="000000"/>
        </w:rPr>
        <w:t>Database, Frameworks, Java, Tuples</w:t>
      </w:r>
    </w:p>
    <w:p w:rsidR="00D03E65" w:rsidRDefault="00D03E65">
      <w:pPr>
        <w:rPr>
          <w:rFonts w:ascii="Arial" w:hAnsi="Arial" w:cs="Arial"/>
        </w:rPr>
      </w:pPr>
    </w:p>
    <w:p w:rsidR="00D03E65" w:rsidRDefault="00D03E65">
      <w:pPr>
        <w:rPr>
          <w:rFonts w:ascii="Arial" w:hAnsi="Arial" w:cs="Arial"/>
        </w:rPr>
      </w:pPr>
    </w:p>
    <w:p w:rsidR="00D03E65" w:rsidRDefault="00D03E65">
      <w:pPr>
        <w:rPr>
          <w:rFonts w:ascii="Arial" w:hAnsi="Arial" w:cs="Arial"/>
        </w:rPr>
      </w:pPr>
    </w:p>
    <w:p w:rsidR="00BF2791" w:rsidRDefault="00BF2791">
      <w:pPr>
        <w:rPr>
          <w:rFonts w:ascii="Arial" w:hAnsi="Arial" w:cs="Arial"/>
        </w:rPr>
      </w:pPr>
    </w:p>
    <w:p w:rsidR="00BF2791" w:rsidRDefault="00BF2791">
      <w:pPr>
        <w:rPr>
          <w:rFonts w:ascii="Arial" w:hAnsi="Arial" w:cs="Arial"/>
        </w:rPr>
      </w:pPr>
    </w:p>
    <w:p w:rsidR="00BF2791" w:rsidRDefault="00BF2791">
      <w:pPr>
        <w:rPr>
          <w:rFonts w:ascii="Arial" w:hAnsi="Arial" w:cs="Arial"/>
        </w:rPr>
      </w:pPr>
    </w:p>
    <w:p w:rsidR="00D03E65" w:rsidRDefault="00D03E65">
      <w:pPr>
        <w:rPr>
          <w:rFonts w:ascii="Arial" w:hAnsi="Arial" w:cs="Arial"/>
        </w:rPr>
      </w:pPr>
    </w:p>
    <w:p w:rsidR="00D03E65" w:rsidRDefault="00D03E65">
      <w:pPr>
        <w:rPr>
          <w:rFonts w:ascii="Arial" w:hAnsi="Arial" w:cs="Arial"/>
        </w:rPr>
      </w:pPr>
    </w:p>
    <w:p w:rsidR="00D03E65" w:rsidRDefault="00D03E65">
      <w:pPr>
        <w:jc w:val="center"/>
        <w:rPr>
          <w:rFonts w:ascii="Arial" w:hAnsi="Arial" w:cs="Arial"/>
          <w:b/>
          <w:sz w:val="28"/>
          <w:szCs w:val="28"/>
        </w:rPr>
      </w:pPr>
    </w:p>
    <w:p w:rsidR="00BF2791" w:rsidRDefault="00BF2791" w:rsidP="00BF2791">
      <w:pPr>
        <w:pStyle w:val="Ttulo1"/>
      </w:pPr>
      <w:commentRangeStart w:id="18"/>
      <w:r>
        <w:lastRenderedPageBreak/>
        <w:t>Sumário</w:t>
      </w:r>
      <w:commentRangeEnd w:id="18"/>
      <w:r w:rsidR="00F77483">
        <w:rPr>
          <w:rStyle w:val="Refdecomentrio"/>
          <w:rFonts w:ascii="Times New Roman" w:hAnsi="Times New Roman" w:cs="Times New Roman"/>
          <w:b w:val="0"/>
          <w:lang w:eastAsia="pt-BR"/>
        </w:rPr>
        <w:commentReference w:id="18"/>
      </w:r>
      <w:ins w:id="19" w:author="Dr Weimar" w:date="2017-04-19T00:35:00Z">
        <w:r w:rsidR="00F77483">
          <w:t xml:space="preserve"> </w:t>
        </w:r>
      </w:ins>
    </w:p>
    <w:p w:rsidR="00BF2791" w:rsidRDefault="00466D94">
      <w:pPr>
        <w:pStyle w:val="Sumrio1"/>
        <w:tabs>
          <w:tab w:val="right" w:leader="dot" w:pos="8296"/>
        </w:tabs>
        <w:rPr>
          <w:rFonts w:eastAsiaTheme="minorEastAsia" w:cstheme="minorBidi"/>
          <w:b w:val="0"/>
          <w:caps w:val="0"/>
          <w:noProof/>
          <w:sz w:val="24"/>
          <w:szCs w:val="24"/>
          <w:u w:val="none"/>
          <w:lang w:eastAsia="pt-BR"/>
        </w:rPr>
      </w:pPr>
      <w:r w:rsidRPr="00466D94">
        <w:rPr>
          <w:rFonts w:hint="eastAsia"/>
        </w:rPr>
        <w:fldChar w:fldCharType="begin"/>
      </w:r>
      <w:r w:rsidR="00BF2791">
        <w:rPr>
          <w:rFonts w:hint="eastAsia"/>
        </w:rPr>
        <w:instrText xml:space="preserve"> TOC \o "1-7" </w:instrText>
      </w:r>
      <w:r w:rsidRPr="00466D94">
        <w:rPr>
          <w:rFonts w:hint="eastAsia"/>
        </w:rPr>
        <w:fldChar w:fldCharType="separate"/>
      </w:r>
      <w:r w:rsidR="00BF2791">
        <w:rPr>
          <w:noProof/>
        </w:rPr>
        <w:t>1 INTRODUÇÃO</w:t>
      </w:r>
      <w:r w:rsidR="00BF2791">
        <w:rPr>
          <w:noProof/>
        </w:rPr>
        <w:tab/>
      </w:r>
      <w:r>
        <w:rPr>
          <w:noProof/>
        </w:rPr>
        <w:fldChar w:fldCharType="begin"/>
      </w:r>
      <w:r w:rsidR="00BF2791">
        <w:rPr>
          <w:noProof/>
        </w:rPr>
        <w:instrText xml:space="preserve"> PAGEREF _Toc479953289 \h </w:instrText>
      </w:r>
      <w:r>
        <w:rPr>
          <w:noProof/>
        </w:rPr>
      </w:r>
      <w:r>
        <w:rPr>
          <w:noProof/>
        </w:rPr>
        <w:fldChar w:fldCharType="separate"/>
      </w:r>
      <w:r w:rsidR="00BF2791">
        <w:rPr>
          <w:noProof/>
        </w:rPr>
        <w:t>2</w:t>
      </w:r>
      <w:r>
        <w:rPr>
          <w:noProof/>
        </w:rPr>
        <w:fldChar w:fldCharType="end"/>
      </w:r>
    </w:p>
    <w:p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2  PROPOSTA DE TRABALHO</w:t>
      </w:r>
      <w:r>
        <w:rPr>
          <w:noProof/>
        </w:rPr>
        <w:tab/>
      </w:r>
      <w:r w:rsidR="00466D94">
        <w:rPr>
          <w:noProof/>
        </w:rPr>
        <w:fldChar w:fldCharType="begin"/>
      </w:r>
      <w:r>
        <w:rPr>
          <w:noProof/>
        </w:rPr>
        <w:instrText xml:space="preserve"> PAGEREF _Toc479953290 \h </w:instrText>
      </w:r>
      <w:r w:rsidR="00466D94">
        <w:rPr>
          <w:noProof/>
        </w:rPr>
      </w:r>
      <w:r w:rsidR="00466D94">
        <w:rPr>
          <w:noProof/>
        </w:rPr>
        <w:fldChar w:fldCharType="separate"/>
      </w:r>
      <w:r>
        <w:rPr>
          <w:noProof/>
        </w:rPr>
        <w:t>4</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2.1  Metodologia de Trabalho</w:t>
      </w:r>
      <w:r>
        <w:rPr>
          <w:noProof/>
        </w:rPr>
        <w:tab/>
      </w:r>
      <w:r w:rsidR="00466D94">
        <w:rPr>
          <w:noProof/>
        </w:rPr>
        <w:fldChar w:fldCharType="begin"/>
      </w:r>
      <w:r>
        <w:rPr>
          <w:noProof/>
        </w:rPr>
        <w:instrText xml:space="preserve"> PAGEREF _Toc479953291 \h </w:instrText>
      </w:r>
      <w:r w:rsidR="00466D94">
        <w:rPr>
          <w:noProof/>
        </w:rPr>
      </w:r>
      <w:r w:rsidR="00466D94">
        <w:rPr>
          <w:noProof/>
        </w:rPr>
        <w:fldChar w:fldCharType="separate"/>
      </w:r>
      <w:r>
        <w:rPr>
          <w:noProof/>
        </w:rPr>
        <w:t>6</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2.2 Precisão de Alocação de Recursos</w:t>
      </w:r>
      <w:r>
        <w:rPr>
          <w:noProof/>
        </w:rPr>
        <w:tab/>
      </w:r>
      <w:r w:rsidR="00466D94">
        <w:rPr>
          <w:noProof/>
        </w:rPr>
        <w:fldChar w:fldCharType="begin"/>
      </w:r>
      <w:r>
        <w:rPr>
          <w:noProof/>
        </w:rPr>
        <w:instrText xml:space="preserve"> PAGEREF _Toc479953292 \h </w:instrText>
      </w:r>
      <w:r w:rsidR="00466D94">
        <w:rPr>
          <w:noProof/>
        </w:rPr>
      </w:r>
      <w:r w:rsidR="00466D94">
        <w:rPr>
          <w:noProof/>
        </w:rPr>
        <w:fldChar w:fldCharType="separate"/>
      </w:r>
      <w:r>
        <w:rPr>
          <w:noProof/>
        </w:rPr>
        <w:t>7</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2.3 Cronograma de trabalho</w:t>
      </w:r>
      <w:r>
        <w:rPr>
          <w:noProof/>
        </w:rPr>
        <w:tab/>
      </w:r>
      <w:r w:rsidR="00466D94">
        <w:rPr>
          <w:noProof/>
        </w:rPr>
        <w:fldChar w:fldCharType="begin"/>
      </w:r>
      <w:r>
        <w:rPr>
          <w:noProof/>
        </w:rPr>
        <w:instrText xml:space="preserve"> PAGEREF _Toc479953293 \h </w:instrText>
      </w:r>
      <w:r w:rsidR="00466D94">
        <w:rPr>
          <w:noProof/>
        </w:rPr>
      </w:r>
      <w:r w:rsidR="00466D94">
        <w:rPr>
          <w:noProof/>
        </w:rPr>
        <w:fldChar w:fldCharType="separate"/>
      </w:r>
      <w:r>
        <w:rPr>
          <w:noProof/>
        </w:rPr>
        <w:t>7</w:t>
      </w:r>
      <w:r w:rsidR="00466D94">
        <w:rPr>
          <w:noProof/>
        </w:rPr>
        <w:fldChar w:fldCharType="end"/>
      </w:r>
    </w:p>
    <w:p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3  A EMPRESA E O NEGÓCIO</w:t>
      </w:r>
      <w:r>
        <w:rPr>
          <w:noProof/>
        </w:rPr>
        <w:tab/>
      </w:r>
      <w:r w:rsidR="00466D94">
        <w:rPr>
          <w:noProof/>
        </w:rPr>
        <w:fldChar w:fldCharType="begin"/>
      </w:r>
      <w:r>
        <w:rPr>
          <w:noProof/>
        </w:rPr>
        <w:instrText xml:space="preserve"> PAGEREF _Toc479953294 \h </w:instrText>
      </w:r>
      <w:r w:rsidR="00466D94">
        <w:rPr>
          <w:noProof/>
        </w:rPr>
      </w:r>
      <w:r w:rsidR="00466D94">
        <w:rPr>
          <w:noProof/>
        </w:rPr>
        <w:fldChar w:fldCharType="separate"/>
      </w:r>
      <w:r>
        <w:rPr>
          <w:noProof/>
        </w:rPr>
        <w:t>8</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3.1 Histórico da empresa</w:t>
      </w:r>
      <w:r>
        <w:rPr>
          <w:noProof/>
        </w:rPr>
        <w:tab/>
      </w:r>
      <w:r w:rsidR="00466D94">
        <w:rPr>
          <w:noProof/>
        </w:rPr>
        <w:fldChar w:fldCharType="begin"/>
      </w:r>
      <w:r>
        <w:rPr>
          <w:noProof/>
        </w:rPr>
        <w:instrText xml:space="preserve"> PAGEREF _Toc479953295 \h </w:instrText>
      </w:r>
      <w:r w:rsidR="00466D94">
        <w:rPr>
          <w:noProof/>
        </w:rPr>
      </w:r>
      <w:r w:rsidR="00466D94">
        <w:rPr>
          <w:noProof/>
        </w:rPr>
        <w:fldChar w:fldCharType="separate"/>
      </w:r>
      <w:r>
        <w:rPr>
          <w:noProof/>
        </w:rPr>
        <w:t>8</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3.2 Atividades da empresa</w:t>
      </w:r>
      <w:r>
        <w:rPr>
          <w:noProof/>
        </w:rPr>
        <w:tab/>
      </w:r>
      <w:r w:rsidR="00466D94">
        <w:rPr>
          <w:noProof/>
        </w:rPr>
        <w:fldChar w:fldCharType="begin"/>
      </w:r>
      <w:r>
        <w:rPr>
          <w:noProof/>
        </w:rPr>
        <w:instrText xml:space="preserve"> PAGEREF _Toc479953296 \h </w:instrText>
      </w:r>
      <w:r w:rsidR="00466D94">
        <w:rPr>
          <w:noProof/>
        </w:rPr>
      </w:r>
      <w:r w:rsidR="00466D94">
        <w:rPr>
          <w:noProof/>
        </w:rPr>
        <w:fldChar w:fldCharType="separate"/>
      </w:r>
      <w:r>
        <w:rPr>
          <w:noProof/>
        </w:rPr>
        <w:t>8</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3.3 Organograma</w:t>
      </w:r>
      <w:r>
        <w:rPr>
          <w:noProof/>
        </w:rPr>
        <w:tab/>
      </w:r>
      <w:r w:rsidR="00466D94">
        <w:rPr>
          <w:noProof/>
        </w:rPr>
        <w:fldChar w:fldCharType="begin"/>
      </w:r>
      <w:r>
        <w:rPr>
          <w:noProof/>
        </w:rPr>
        <w:instrText xml:space="preserve"> PAGEREF _Toc479953297 \h </w:instrText>
      </w:r>
      <w:r w:rsidR="00466D94">
        <w:rPr>
          <w:noProof/>
        </w:rPr>
      </w:r>
      <w:r w:rsidR="00466D94">
        <w:rPr>
          <w:noProof/>
        </w:rPr>
        <w:fldChar w:fldCharType="separate"/>
      </w:r>
      <w:r>
        <w:rPr>
          <w:noProof/>
        </w:rPr>
        <w:t>9</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3.4 Mercado consumidor</w:t>
      </w:r>
      <w:r>
        <w:rPr>
          <w:noProof/>
        </w:rPr>
        <w:tab/>
      </w:r>
      <w:r w:rsidR="00466D94">
        <w:rPr>
          <w:noProof/>
        </w:rPr>
        <w:fldChar w:fldCharType="begin"/>
      </w:r>
      <w:r>
        <w:rPr>
          <w:noProof/>
        </w:rPr>
        <w:instrText xml:space="preserve"> PAGEREF _Toc479953298 \h </w:instrText>
      </w:r>
      <w:r w:rsidR="00466D94">
        <w:rPr>
          <w:noProof/>
        </w:rPr>
      </w:r>
      <w:r w:rsidR="00466D94">
        <w:rPr>
          <w:noProof/>
        </w:rPr>
        <w:fldChar w:fldCharType="separate"/>
      </w:r>
      <w:r>
        <w:rPr>
          <w:noProof/>
        </w:rPr>
        <w:t>9</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3.5 Concorrência</w:t>
      </w:r>
      <w:r>
        <w:rPr>
          <w:noProof/>
        </w:rPr>
        <w:tab/>
      </w:r>
      <w:r w:rsidR="00466D94">
        <w:rPr>
          <w:noProof/>
        </w:rPr>
        <w:fldChar w:fldCharType="begin"/>
      </w:r>
      <w:r>
        <w:rPr>
          <w:noProof/>
        </w:rPr>
        <w:instrText xml:space="preserve"> PAGEREF _Toc479953299 \h </w:instrText>
      </w:r>
      <w:r w:rsidR="00466D94">
        <w:rPr>
          <w:noProof/>
        </w:rPr>
      </w:r>
      <w:r w:rsidR="00466D94">
        <w:rPr>
          <w:noProof/>
        </w:rPr>
        <w:fldChar w:fldCharType="separate"/>
      </w:r>
      <w:r>
        <w:rPr>
          <w:noProof/>
        </w:rPr>
        <w:t>10</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3.6 Premissas e Restrições ao projeto na organização</w:t>
      </w:r>
      <w:r>
        <w:rPr>
          <w:noProof/>
        </w:rPr>
        <w:tab/>
      </w:r>
      <w:r w:rsidR="00466D94">
        <w:rPr>
          <w:noProof/>
        </w:rPr>
        <w:fldChar w:fldCharType="begin"/>
      </w:r>
      <w:r>
        <w:rPr>
          <w:noProof/>
        </w:rPr>
        <w:instrText xml:space="preserve"> PAGEREF _Toc479953300 \h </w:instrText>
      </w:r>
      <w:r w:rsidR="00466D94">
        <w:rPr>
          <w:noProof/>
        </w:rPr>
      </w:r>
      <w:r w:rsidR="00466D94">
        <w:rPr>
          <w:noProof/>
        </w:rPr>
        <w:fldChar w:fldCharType="separate"/>
      </w:r>
      <w:r>
        <w:rPr>
          <w:noProof/>
        </w:rPr>
        <w:t>10</w:t>
      </w:r>
      <w:r w:rsidR="00466D94">
        <w:rPr>
          <w:noProof/>
        </w:rPr>
        <w:fldChar w:fldCharType="end"/>
      </w:r>
    </w:p>
    <w:p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4 O SISTEMA ATUAL</w:t>
      </w:r>
      <w:r>
        <w:rPr>
          <w:noProof/>
        </w:rPr>
        <w:tab/>
      </w:r>
      <w:r w:rsidR="00466D94">
        <w:rPr>
          <w:noProof/>
        </w:rPr>
        <w:fldChar w:fldCharType="begin"/>
      </w:r>
      <w:r>
        <w:rPr>
          <w:noProof/>
        </w:rPr>
        <w:instrText xml:space="preserve"> PAGEREF _Toc479953301 \h </w:instrText>
      </w:r>
      <w:r w:rsidR="00466D94">
        <w:rPr>
          <w:noProof/>
        </w:rPr>
      </w:r>
      <w:r w:rsidR="00466D94">
        <w:rPr>
          <w:noProof/>
        </w:rPr>
        <w:fldChar w:fldCharType="separate"/>
      </w:r>
      <w:r>
        <w:rPr>
          <w:noProof/>
        </w:rPr>
        <w:t>12</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4.1 Justificativa de Escolha do Sistema</w:t>
      </w:r>
      <w:r>
        <w:rPr>
          <w:noProof/>
        </w:rPr>
        <w:tab/>
      </w:r>
      <w:r w:rsidR="00466D94">
        <w:rPr>
          <w:noProof/>
        </w:rPr>
        <w:fldChar w:fldCharType="begin"/>
      </w:r>
      <w:r>
        <w:rPr>
          <w:noProof/>
        </w:rPr>
        <w:instrText xml:space="preserve"> PAGEREF _Toc479953302 \h </w:instrText>
      </w:r>
      <w:r w:rsidR="00466D94">
        <w:rPr>
          <w:noProof/>
        </w:rPr>
      </w:r>
      <w:r w:rsidR="00466D94">
        <w:rPr>
          <w:noProof/>
        </w:rPr>
        <w:fldChar w:fldCharType="separate"/>
      </w:r>
      <w:r>
        <w:rPr>
          <w:noProof/>
        </w:rPr>
        <w:t>13</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4.1.1 O Sistema</w:t>
      </w:r>
      <w:r>
        <w:rPr>
          <w:noProof/>
        </w:rPr>
        <w:tab/>
      </w:r>
      <w:r w:rsidR="00466D94">
        <w:rPr>
          <w:noProof/>
        </w:rPr>
        <w:fldChar w:fldCharType="begin"/>
      </w:r>
      <w:r>
        <w:rPr>
          <w:noProof/>
        </w:rPr>
        <w:instrText xml:space="preserve"> PAGEREF _Toc479953303 \h </w:instrText>
      </w:r>
      <w:r w:rsidR="00466D94">
        <w:rPr>
          <w:noProof/>
        </w:rPr>
      </w:r>
      <w:r w:rsidR="00466D94">
        <w:rPr>
          <w:noProof/>
        </w:rPr>
        <w:fldChar w:fldCharType="separate"/>
      </w:r>
      <w:r>
        <w:rPr>
          <w:noProof/>
        </w:rPr>
        <w:t>13</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4.1.2 Funcionamento do Sistema</w:t>
      </w:r>
      <w:r>
        <w:rPr>
          <w:noProof/>
        </w:rPr>
        <w:tab/>
      </w:r>
      <w:r w:rsidR="00466D94">
        <w:rPr>
          <w:noProof/>
        </w:rPr>
        <w:fldChar w:fldCharType="begin"/>
      </w:r>
      <w:r>
        <w:rPr>
          <w:noProof/>
        </w:rPr>
        <w:instrText xml:space="preserve"> PAGEREF _Toc479953304 \h </w:instrText>
      </w:r>
      <w:r w:rsidR="00466D94">
        <w:rPr>
          <w:noProof/>
        </w:rPr>
      </w:r>
      <w:r w:rsidR="00466D94">
        <w:rPr>
          <w:noProof/>
        </w:rPr>
        <w:fldChar w:fldCharType="separate"/>
      </w:r>
      <w:r>
        <w:rPr>
          <w:noProof/>
        </w:rPr>
        <w:t>13</w:t>
      </w:r>
      <w:r w:rsidR="00466D94">
        <w:rPr>
          <w:noProof/>
        </w:rPr>
        <w:fldChar w:fldCharType="end"/>
      </w:r>
    </w:p>
    <w:p w:rsidR="00BF2791" w:rsidRDefault="00BF2791">
      <w:pPr>
        <w:pStyle w:val="Sumrio4"/>
        <w:tabs>
          <w:tab w:val="right" w:leader="dot" w:pos="8296"/>
        </w:tabs>
        <w:rPr>
          <w:rFonts w:eastAsiaTheme="minorEastAsia" w:cstheme="minorBidi"/>
          <w:noProof/>
          <w:sz w:val="24"/>
          <w:szCs w:val="24"/>
          <w:lang w:eastAsia="pt-BR"/>
        </w:rPr>
      </w:pPr>
      <w:r>
        <w:rPr>
          <w:noProof/>
        </w:rPr>
        <w:t>4.1.2.1 Configurando o Framework</w:t>
      </w:r>
      <w:r>
        <w:rPr>
          <w:noProof/>
        </w:rPr>
        <w:tab/>
      </w:r>
      <w:r w:rsidR="00466D94">
        <w:rPr>
          <w:noProof/>
        </w:rPr>
        <w:fldChar w:fldCharType="begin"/>
      </w:r>
      <w:r>
        <w:rPr>
          <w:noProof/>
        </w:rPr>
        <w:instrText xml:space="preserve"> PAGEREF _Toc479953305 \h </w:instrText>
      </w:r>
      <w:r w:rsidR="00466D94">
        <w:rPr>
          <w:noProof/>
        </w:rPr>
      </w:r>
      <w:r w:rsidR="00466D94">
        <w:rPr>
          <w:noProof/>
        </w:rPr>
        <w:fldChar w:fldCharType="separate"/>
      </w:r>
      <w:r>
        <w:rPr>
          <w:noProof/>
        </w:rPr>
        <w:t>13</w:t>
      </w:r>
      <w:r w:rsidR="00466D94">
        <w:rPr>
          <w:noProof/>
        </w:rPr>
        <w:fldChar w:fldCharType="end"/>
      </w:r>
    </w:p>
    <w:p w:rsidR="00BF2791" w:rsidRDefault="00BF2791">
      <w:pPr>
        <w:pStyle w:val="Sumrio4"/>
        <w:tabs>
          <w:tab w:val="right" w:leader="dot" w:pos="8296"/>
        </w:tabs>
        <w:rPr>
          <w:rFonts w:eastAsiaTheme="minorEastAsia" w:cstheme="minorBidi"/>
          <w:noProof/>
          <w:sz w:val="24"/>
          <w:szCs w:val="24"/>
          <w:lang w:eastAsia="pt-BR"/>
        </w:rPr>
      </w:pPr>
      <w:r>
        <w:rPr>
          <w:noProof/>
        </w:rPr>
        <w:t>4.1.2.2  Definição de padrão de utilização</w:t>
      </w:r>
      <w:r>
        <w:rPr>
          <w:noProof/>
        </w:rPr>
        <w:tab/>
      </w:r>
      <w:r w:rsidR="00466D94">
        <w:rPr>
          <w:noProof/>
        </w:rPr>
        <w:fldChar w:fldCharType="begin"/>
      </w:r>
      <w:r>
        <w:rPr>
          <w:noProof/>
        </w:rPr>
        <w:instrText xml:space="preserve"> PAGEREF _Toc479953306 \h </w:instrText>
      </w:r>
      <w:r w:rsidR="00466D94">
        <w:rPr>
          <w:noProof/>
        </w:rPr>
      </w:r>
      <w:r w:rsidR="00466D94">
        <w:rPr>
          <w:noProof/>
        </w:rPr>
        <w:fldChar w:fldCharType="separate"/>
      </w:r>
      <w:r>
        <w:rPr>
          <w:noProof/>
        </w:rPr>
        <w:t>14</w:t>
      </w:r>
      <w:r w:rsidR="00466D94">
        <w:rPr>
          <w:noProof/>
        </w:rPr>
        <w:fldChar w:fldCharType="end"/>
      </w:r>
    </w:p>
    <w:p w:rsidR="00BF2791" w:rsidRDefault="00BF2791">
      <w:pPr>
        <w:pStyle w:val="Sumrio4"/>
        <w:tabs>
          <w:tab w:val="right" w:leader="dot" w:pos="8296"/>
        </w:tabs>
        <w:rPr>
          <w:rFonts w:eastAsiaTheme="minorEastAsia" w:cstheme="minorBidi"/>
          <w:noProof/>
          <w:sz w:val="24"/>
          <w:szCs w:val="24"/>
          <w:lang w:eastAsia="pt-BR"/>
        </w:rPr>
      </w:pPr>
      <w:r>
        <w:rPr>
          <w:noProof/>
        </w:rPr>
        <w:t>4.1.2.3 Tratamento de tabelas</w:t>
      </w:r>
      <w:r>
        <w:rPr>
          <w:noProof/>
        </w:rPr>
        <w:tab/>
      </w:r>
      <w:r w:rsidR="00466D94">
        <w:rPr>
          <w:noProof/>
        </w:rPr>
        <w:fldChar w:fldCharType="begin"/>
      </w:r>
      <w:r>
        <w:rPr>
          <w:noProof/>
        </w:rPr>
        <w:instrText xml:space="preserve"> PAGEREF _Toc479953307 \h </w:instrText>
      </w:r>
      <w:r w:rsidR="00466D94">
        <w:rPr>
          <w:noProof/>
        </w:rPr>
      </w:r>
      <w:r w:rsidR="00466D94">
        <w:rPr>
          <w:noProof/>
        </w:rPr>
        <w:fldChar w:fldCharType="separate"/>
      </w:r>
      <w:r>
        <w:rPr>
          <w:noProof/>
        </w:rPr>
        <w:t>15</w:t>
      </w:r>
      <w:r w:rsidR="00466D94">
        <w:rPr>
          <w:noProof/>
        </w:rPr>
        <w:fldChar w:fldCharType="end"/>
      </w:r>
    </w:p>
    <w:p w:rsidR="00BF2791" w:rsidRDefault="00BF2791">
      <w:pPr>
        <w:pStyle w:val="Sumrio4"/>
        <w:tabs>
          <w:tab w:val="right" w:leader="dot" w:pos="8296"/>
        </w:tabs>
        <w:rPr>
          <w:rFonts w:eastAsiaTheme="minorEastAsia" w:cstheme="minorBidi"/>
          <w:noProof/>
          <w:sz w:val="24"/>
          <w:szCs w:val="24"/>
          <w:lang w:eastAsia="pt-BR"/>
        </w:rPr>
      </w:pPr>
      <w:r>
        <w:rPr>
          <w:noProof/>
        </w:rPr>
        <w:t>4.1.2.4 Consultando e persistindo dados</w:t>
      </w:r>
      <w:r>
        <w:rPr>
          <w:noProof/>
        </w:rPr>
        <w:tab/>
      </w:r>
      <w:r w:rsidR="00466D94">
        <w:rPr>
          <w:noProof/>
        </w:rPr>
        <w:fldChar w:fldCharType="begin"/>
      </w:r>
      <w:r>
        <w:rPr>
          <w:noProof/>
        </w:rPr>
        <w:instrText xml:space="preserve"> PAGEREF _Toc479953308 \h </w:instrText>
      </w:r>
      <w:r w:rsidR="00466D94">
        <w:rPr>
          <w:noProof/>
        </w:rPr>
      </w:r>
      <w:r w:rsidR="00466D94">
        <w:rPr>
          <w:noProof/>
        </w:rPr>
        <w:fldChar w:fldCharType="separate"/>
      </w:r>
      <w:r>
        <w:rPr>
          <w:noProof/>
        </w:rPr>
        <w:t>16</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4.1.3 O Ambiente do Sistema</w:t>
      </w:r>
      <w:r>
        <w:rPr>
          <w:noProof/>
        </w:rPr>
        <w:tab/>
      </w:r>
      <w:r w:rsidR="00466D94">
        <w:rPr>
          <w:noProof/>
        </w:rPr>
        <w:fldChar w:fldCharType="begin"/>
      </w:r>
      <w:r>
        <w:rPr>
          <w:noProof/>
        </w:rPr>
        <w:instrText xml:space="preserve"> PAGEREF _Toc479953309 \h </w:instrText>
      </w:r>
      <w:r w:rsidR="00466D94">
        <w:rPr>
          <w:noProof/>
        </w:rPr>
      </w:r>
      <w:r w:rsidR="00466D94">
        <w:rPr>
          <w:noProof/>
        </w:rPr>
        <w:fldChar w:fldCharType="separate"/>
      </w:r>
      <w:r>
        <w:rPr>
          <w:noProof/>
        </w:rPr>
        <w:t>17</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4.1.4 A definição do escopo</w:t>
      </w:r>
      <w:r>
        <w:rPr>
          <w:noProof/>
        </w:rPr>
        <w:tab/>
      </w:r>
      <w:r w:rsidR="00466D94">
        <w:rPr>
          <w:noProof/>
        </w:rPr>
        <w:fldChar w:fldCharType="begin"/>
      </w:r>
      <w:r>
        <w:rPr>
          <w:noProof/>
        </w:rPr>
        <w:instrText xml:space="preserve"> PAGEREF _Toc479953310 \h </w:instrText>
      </w:r>
      <w:r w:rsidR="00466D94">
        <w:rPr>
          <w:noProof/>
        </w:rPr>
      </w:r>
      <w:r w:rsidR="00466D94">
        <w:rPr>
          <w:noProof/>
        </w:rPr>
        <w:fldChar w:fldCharType="separate"/>
      </w:r>
      <w:r>
        <w:rPr>
          <w:noProof/>
        </w:rPr>
        <w:t>17</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4.2 Motivação para o novo sistema</w:t>
      </w:r>
      <w:r>
        <w:rPr>
          <w:noProof/>
        </w:rPr>
        <w:tab/>
      </w:r>
      <w:r w:rsidR="00466D94">
        <w:rPr>
          <w:noProof/>
        </w:rPr>
        <w:fldChar w:fldCharType="begin"/>
      </w:r>
      <w:r>
        <w:rPr>
          <w:noProof/>
        </w:rPr>
        <w:instrText xml:space="preserve"> PAGEREF _Toc479953311 \h </w:instrText>
      </w:r>
      <w:r w:rsidR="00466D94">
        <w:rPr>
          <w:noProof/>
        </w:rPr>
      </w:r>
      <w:r w:rsidR="00466D94">
        <w:rPr>
          <w:noProof/>
        </w:rPr>
        <w:fldChar w:fldCharType="separate"/>
      </w:r>
      <w:r>
        <w:rPr>
          <w:noProof/>
        </w:rPr>
        <w:t>17</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4.3 Situação desejada</w:t>
      </w:r>
      <w:r>
        <w:rPr>
          <w:noProof/>
        </w:rPr>
        <w:tab/>
      </w:r>
      <w:r w:rsidR="00466D94">
        <w:rPr>
          <w:noProof/>
        </w:rPr>
        <w:fldChar w:fldCharType="begin"/>
      </w:r>
      <w:r>
        <w:rPr>
          <w:noProof/>
        </w:rPr>
        <w:instrText xml:space="preserve"> PAGEREF _Toc479953312 \h </w:instrText>
      </w:r>
      <w:r w:rsidR="00466D94">
        <w:rPr>
          <w:noProof/>
        </w:rPr>
      </w:r>
      <w:r w:rsidR="00466D94">
        <w:rPr>
          <w:noProof/>
        </w:rPr>
        <w:fldChar w:fldCharType="separate"/>
      </w:r>
      <w:r>
        <w:rPr>
          <w:noProof/>
        </w:rPr>
        <w:t>17</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4.4 Problemas no sistema atual</w:t>
      </w:r>
      <w:r>
        <w:rPr>
          <w:noProof/>
        </w:rPr>
        <w:tab/>
      </w:r>
      <w:r w:rsidR="00466D94">
        <w:rPr>
          <w:noProof/>
        </w:rPr>
        <w:fldChar w:fldCharType="begin"/>
      </w:r>
      <w:r>
        <w:rPr>
          <w:noProof/>
        </w:rPr>
        <w:instrText xml:space="preserve"> PAGEREF _Toc479953313 \h </w:instrText>
      </w:r>
      <w:r w:rsidR="00466D94">
        <w:rPr>
          <w:noProof/>
        </w:rPr>
      </w:r>
      <w:r w:rsidR="00466D94">
        <w:rPr>
          <w:noProof/>
        </w:rPr>
        <w:fldChar w:fldCharType="separate"/>
      </w:r>
      <w:r>
        <w:rPr>
          <w:noProof/>
        </w:rPr>
        <w:t>18</w:t>
      </w:r>
      <w:r w:rsidR="00466D94">
        <w:rPr>
          <w:noProof/>
        </w:rPr>
        <w:fldChar w:fldCharType="end"/>
      </w:r>
    </w:p>
    <w:p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5. O Sistema Proposto</w:t>
      </w:r>
      <w:r>
        <w:rPr>
          <w:noProof/>
        </w:rPr>
        <w:tab/>
      </w:r>
      <w:r w:rsidR="00466D94">
        <w:rPr>
          <w:noProof/>
        </w:rPr>
        <w:fldChar w:fldCharType="begin"/>
      </w:r>
      <w:r>
        <w:rPr>
          <w:noProof/>
        </w:rPr>
        <w:instrText xml:space="preserve"> PAGEREF _Toc479953314 \h </w:instrText>
      </w:r>
      <w:r w:rsidR="00466D94">
        <w:rPr>
          <w:noProof/>
        </w:rPr>
      </w:r>
      <w:r w:rsidR="00466D94">
        <w:rPr>
          <w:noProof/>
        </w:rPr>
        <w:fldChar w:fldCharType="separate"/>
      </w:r>
      <w:r>
        <w:rPr>
          <w:noProof/>
        </w:rPr>
        <w:t>18</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5.1 Lista de Requisitos do Sistema</w:t>
      </w:r>
      <w:r>
        <w:rPr>
          <w:noProof/>
        </w:rPr>
        <w:tab/>
      </w:r>
      <w:r w:rsidR="00466D94">
        <w:rPr>
          <w:noProof/>
        </w:rPr>
        <w:fldChar w:fldCharType="begin"/>
      </w:r>
      <w:r>
        <w:rPr>
          <w:noProof/>
        </w:rPr>
        <w:instrText xml:space="preserve"> PAGEREF _Toc479953315 \h </w:instrText>
      </w:r>
      <w:r w:rsidR="00466D94">
        <w:rPr>
          <w:noProof/>
        </w:rPr>
      </w:r>
      <w:r w:rsidR="00466D94">
        <w:rPr>
          <w:noProof/>
        </w:rPr>
        <w:fldChar w:fldCharType="separate"/>
      </w:r>
      <w:r>
        <w:rPr>
          <w:noProof/>
        </w:rPr>
        <w:t>18</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5.1.1 Requisitos Funcionais</w:t>
      </w:r>
      <w:r>
        <w:rPr>
          <w:noProof/>
        </w:rPr>
        <w:tab/>
      </w:r>
      <w:r w:rsidR="00466D94">
        <w:rPr>
          <w:noProof/>
        </w:rPr>
        <w:fldChar w:fldCharType="begin"/>
      </w:r>
      <w:r>
        <w:rPr>
          <w:noProof/>
        </w:rPr>
        <w:instrText xml:space="preserve"> PAGEREF _Toc479953316 \h </w:instrText>
      </w:r>
      <w:r w:rsidR="00466D94">
        <w:rPr>
          <w:noProof/>
        </w:rPr>
      </w:r>
      <w:r w:rsidR="00466D94">
        <w:rPr>
          <w:noProof/>
        </w:rPr>
        <w:fldChar w:fldCharType="separate"/>
      </w:r>
      <w:r>
        <w:rPr>
          <w:noProof/>
        </w:rPr>
        <w:t>18</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5.1.2 Requisitos Não Funcionais</w:t>
      </w:r>
      <w:r>
        <w:rPr>
          <w:noProof/>
        </w:rPr>
        <w:tab/>
      </w:r>
      <w:r w:rsidR="00466D94">
        <w:rPr>
          <w:noProof/>
        </w:rPr>
        <w:fldChar w:fldCharType="begin"/>
      </w:r>
      <w:r>
        <w:rPr>
          <w:noProof/>
        </w:rPr>
        <w:instrText xml:space="preserve"> PAGEREF _Toc479953317 \h </w:instrText>
      </w:r>
      <w:r w:rsidR="00466D94">
        <w:rPr>
          <w:noProof/>
        </w:rPr>
      </w:r>
      <w:r w:rsidR="00466D94">
        <w:rPr>
          <w:noProof/>
        </w:rPr>
        <w:fldChar w:fldCharType="separate"/>
      </w:r>
      <w:r>
        <w:rPr>
          <w:noProof/>
        </w:rPr>
        <w:t>20</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5.2 Diagrama de Caso de Uso</w:t>
      </w:r>
      <w:r>
        <w:rPr>
          <w:noProof/>
        </w:rPr>
        <w:tab/>
      </w:r>
      <w:r w:rsidR="00466D94">
        <w:rPr>
          <w:noProof/>
        </w:rPr>
        <w:fldChar w:fldCharType="begin"/>
      </w:r>
      <w:r>
        <w:rPr>
          <w:noProof/>
        </w:rPr>
        <w:instrText xml:space="preserve"> PAGEREF _Toc479953318 \h </w:instrText>
      </w:r>
      <w:r w:rsidR="00466D94">
        <w:rPr>
          <w:noProof/>
        </w:rPr>
      </w:r>
      <w:r w:rsidR="00466D94">
        <w:rPr>
          <w:noProof/>
        </w:rPr>
        <w:fldChar w:fldCharType="separate"/>
      </w:r>
      <w:r>
        <w:rPr>
          <w:noProof/>
        </w:rPr>
        <w:t>21</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5.3 Especificações dos casos de uso</w:t>
      </w:r>
      <w:r>
        <w:rPr>
          <w:noProof/>
        </w:rPr>
        <w:tab/>
      </w:r>
      <w:r w:rsidR="00466D94">
        <w:rPr>
          <w:noProof/>
        </w:rPr>
        <w:fldChar w:fldCharType="begin"/>
      </w:r>
      <w:r>
        <w:rPr>
          <w:noProof/>
        </w:rPr>
        <w:instrText xml:space="preserve"> PAGEREF _Toc479953319 \h </w:instrText>
      </w:r>
      <w:r w:rsidR="00466D94">
        <w:rPr>
          <w:noProof/>
        </w:rPr>
      </w:r>
      <w:r w:rsidR="00466D94">
        <w:rPr>
          <w:noProof/>
        </w:rPr>
        <w:fldChar w:fldCharType="separate"/>
      </w:r>
      <w:r>
        <w:rPr>
          <w:noProof/>
        </w:rPr>
        <w:t>21</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5.3.1 Configura ferramenta</w:t>
      </w:r>
      <w:r>
        <w:rPr>
          <w:noProof/>
        </w:rPr>
        <w:tab/>
      </w:r>
      <w:r w:rsidR="00466D94">
        <w:rPr>
          <w:noProof/>
        </w:rPr>
        <w:fldChar w:fldCharType="begin"/>
      </w:r>
      <w:r>
        <w:rPr>
          <w:noProof/>
        </w:rPr>
        <w:instrText xml:space="preserve"> PAGEREF _Toc479953320 \h </w:instrText>
      </w:r>
      <w:r w:rsidR="00466D94">
        <w:rPr>
          <w:noProof/>
        </w:rPr>
      </w:r>
      <w:r w:rsidR="00466D94">
        <w:rPr>
          <w:noProof/>
        </w:rPr>
        <w:fldChar w:fldCharType="separate"/>
      </w:r>
      <w:r>
        <w:rPr>
          <w:noProof/>
        </w:rPr>
        <w:t>21</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5.3.2 Persistência de dados</w:t>
      </w:r>
      <w:r>
        <w:rPr>
          <w:noProof/>
        </w:rPr>
        <w:tab/>
      </w:r>
      <w:r w:rsidR="00466D94">
        <w:rPr>
          <w:noProof/>
        </w:rPr>
        <w:fldChar w:fldCharType="begin"/>
      </w:r>
      <w:r>
        <w:rPr>
          <w:noProof/>
        </w:rPr>
        <w:instrText xml:space="preserve"> PAGEREF _Toc479953321 \h </w:instrText>
      </w:r>
      <w:r w:rsidR="00466D94">
        <w:rPr>
          <w:noProof/>
        </w:rPr>
      </w:r>
      <w:r w:rsidR="00466D94">
        <w:rPr>
          <w:noProof/>
        </w:rPr>
        <w:fldChar w:fldCharType="separate"/>
      </w:r>
      <w:r>
        <w:rPr>
          <w:noProof/>
        </w:rPr>
        <w:t>22</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5.3.3 Pesquisa de dados</w:t>
      </w:r>
      <w:r>
        <w:rPr>
          <w:noProof/>
        </w:rPr>
        <w:tab/>
      </w:r>
      <w:r w:rsidR="00466D94">
        <w:rPr>
          <w:noProof/>
        </w:rPr>
        <w:fldChar w:fldCharType="begin"/>
      </w:r>
      <w:r>
        <w:rPr>
          <w:noProof/>
        </w:rPr>
        <w:instrText xml:space="preserve"> PAGEREF _Toc479953322 \h </w:instrText>
      </w:r>
      <w:r w:rsidR="00466D94">
        <w:rPr>
          <w:noProof/>
        </w:rPr>
      </w:r>
      <w:r w:rsidR="00466D94">
        <w:rPr>
          <w:noProof/>
        </w:rPr>
        <w:fldChar w:fldCharType="separate"/>
      </w:r>
      <w:r>
        <w:rPr>
          <w:noProof/>
        </w:rPr>
        <w:t>23</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5.3.4 Persistência de logs</w:t>
      </w:r>
      <w:r>
        <w:rPr>
          <w:noProof/>
        </w:rPr>
        <w:tab/>
      </w:r>
      <w:r w:rsidR="00466D94">
        <w:rPr>
          <w:noProof/>
        </w:rPr>
        <w:fldChar w:fldCharType="begin"/>
      </w:r>
      <w:r>
        <w:rPr>
          <w:noProof/>
        </w:rPr>
        <w:instrText xml:space="preserve"> PAGEREF _Toc479953323 \h </w:instrText>
      </w:r>
      <w:r w:rsidR="00466D94">
        <w:rPr>
          <w:noProof/>
        </w:rPr>
      </w:r>
      <w:r w:rsidR="00466D94">
        <w:rPr>
          <w:noProof/>
        </w:rPr>
        <w:fldChar w:fldCharType="separate"/>
      </w:r>
      <w:r>
        <w:rPr>
          <w:noProof/>
        </w:rPr>
        <w:t>25</w:t>
      </w:r>
      <w:r w:rsidR="00466D94">
        <w:rPr>
          <w:noProof/>
        </w:rPr>
        <w:fldChar w:fldCharType="end"/>
      </w:r>
    </w:p>
    <w:p w:rsidR="00BF2791" w:rsidRDefault="00BF2791">
      <w:pPr>
        <w:pStyle w:val="Sumrio3"/>
        <w:tabs>
          <w:tab w:val="right" w:leader="dot" w:pos="8296"/>
        </w:tabs>
        <w:rPr>
          <w:rFonts w:eastAsiaTheme="minorEastAsia" w:cstheme="minorBidi"/>
          <w:smallCaps w:val="0"/>
          <w:noProof/>
          <w:sz w:val="24"/>
          <w:szCs w:val="24"/>
          <w:lang w:eastAsia="pt-BR"/>
        </w:rPr>
      </w:pPr>
      <w:r>
        <w:rPr>
          <w:noProof/>
        </w:rPr>
        <w:t>5.3.5 Pesquisa de logs</w:t>
      </w:r>
      <w:r>
        <w:rPr>
          <w:noProof/>
        </w:rPr>
        <w:tab/>
      </w:r>
      <w:r w:rsidR="00466D94">
        <w:rPr>
          <w:noProof/>
        </w:rPr>
        <w:fldChar w:fldCharType="begin"/>
      </w:r>
      <w:r>
        <w:rPr>
          <w:noProof/>
        </w:rPr>
        <w:instrText xml:space="preserve"> PAGEREF _Toc479953324 \h </w:instrText>
      </w:r>
      <w:r w:rsidR="00466D94">
        <w:rPr>
          <w:noProof/>
        </w:rPr>
      </w:r>
      <w:r w:rsidR="00466D94">
        <w:rPr>
          <w:noProof/>
        </w:rPr>
        <w:fldChar w:fldCharType="separate"/>
      </w:r>
      <w:r>
        <w:rPr>
          <w:noProof/>
        </w:rPr>
        <w:t>26</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5.4 Modelo Conceitual de Classes</w:t>
      </w:r>
      <w:r>
        <w:rPr>
          <w:noProof/>
        </w:rPr>
        <w:tab/>
      </w:r>
      <w:r w:rsidR="00466D94">
        <w:rPr>
          <w:noProof/>
        </w:rPr>
        <w:fldChar w:fldCharType="begin"/>
      </w:r>
      <w:r>
        <w:rPr>
          <w:noProof/>
        </w:rPr>
        <w:instrText xml:space="preserve"> PAGEREF _Toc479953325 \h </w:instrText>
      </w:r>
      <w:r w:rsidR="00466D94">
        <w:rPr>
          <w:noProof/>
        </w:rPr>
      </w:r>
      <w:r w:rsidR="00466D94">
        <w:rPr>
          <w:noProof/>
        </w:rPr>
        <w:fldChar w:fldCharType="separate"/>
      </w:r>
      <w:r>
        <w:rPr>
          <w:noProof/>
        </w:rPr>
        <w:t>27</w:t>
      </w:r>
      <w:r w:rsidR="00466D94">
        <w:rPr>
          <w:noProof/>
        </w:rPr>
        <w:fldChar w:fldCharType="end"/>
      </w:r>
    </w:p>
    <w:p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5.5 Modelo Conceitual de Dados</w:t>
      </w:r>
      <w:r>
        <w:rPr>
          <w:noProof/>
        </w:rPr>
        <w:tab/>
      </w:r>
      <w:r w:rsidR="00466D94">
        <w:rPr>
          <w:noProof/>
        </w:rPr>
        <w:fldChar w:fldCharType="begin"/>
      </w:r>
      <w:r>
        <w:rPr>
          <w:noProof/>
        </w:rPr>
        <w:instrText xml:space="preserve"> PAGEREF _Toc479953326 \h </w:instrText>
      </w:r>
      <w:r w:rsidR="00466D94">
        <w:rPr>
          <w:noProof/>
        </w:rPr>
      </w:r>
      <w:r w:rsidR="00466D94">
        <w:rPr>
          <w:noProof/>
        </w:rPr>
        <w:fldChar w:fldCharType="separate"/>
      </w:r>
      <w:r>
        <w:rPr>
          <w:noProof/>
        </w:rPr>
        <w:t>28</w:t>
      </w:r>
      <w:r w:rsidR="00466D94">
        <w:rPr>
          <w:noProof/>
        </w:rPr>
        <w:fldChar w:fldCharType="end"/>
      </w:r>
    </w:p>
    <w:p w:rsidR="00BF2791" w:rsidRDefault="00BF2791">
      <w:pPr>
        <w:pStyle w:val="Sumrio1"/>
        <w:tabs>
          <w:tab w:val="right" w:leader="dot" w:pos="8296"/>
        </w:tabs>
        <w:rPr>
          <w:rFonts w:eastAsiaTheme="minorEastAsia" w:cstheme="minorBidi"/>
          <w:b w:val="0"/>
          <w:caps w:val="0"/>
          <w:noProof/>
          <w:sz w:val="24"/>
          <w:szCs w:val="24"/>
          <w:u w:val="none"/>
          <w:lang w:eastAsia="pt-BR"/>
        </w:rPr>
      </w:pPr>
      <w:r w:rsidRPr="00F85AC1">
        <w:rPr>
          <w:rFonts w:cs="Arial"/>
          <w:bCs/>
          <w:noProof/>
        </w:rPr>
        <w:lastRenderedPageBreak/>
        <w:t>6 Conclusões</w:t>
      </w:r>
      <w:r>
        <w:rPr>
          <w:noProof/>
        </w:rPr>
        <w:tab/>
      </w:r>
      <w:r w:rsidR="00466D94">
        <w:rPr>
          <w:noProof/>
        </w:rPr>
        <w:fldChar w:fldCharType="begin"/>
      </w:r>
      <w:r>
        <w:rPr>
          <w:noProof/>
        </w:rPr>
        <w:instrText xml:space="preserve"> PAGEREF _Toc479953327 \h </w:instrText>
      </w:r>
      <w:r w:rsidR="00466D94">
        <w:rPr>
          <w:noProof/>
        </w:rPr>
      </w:r>
      <w:r w:rsidR="00466D94">
        <w:rPr>
          <w:noProof/>
        </w:rPr>
        <w:fldChar w:fldCharType="separate"/>
      </w:r>
      <w:r>
        <w:rPr>
          <w:noProof/>
        </w:rPr>
        <w:t>28</w:t>
      </w:r>
      <w:r w:rsidR="00466D94">
        <w:rPr>
          <w:noProof/>
        </w:rPr>
        <w:fldChar w:fldCharType="end"/>
      </w:r>
    </w:p>
    <w:p w:rsidR="00BF2791" w:rsidRDefault="00BF2791">
      <w:pPr>
        <w:pStyle w:val="Sumrio1"/>
        <w:tabs>
          <w:tab w:val="right" w:leader="dot" w:pos="8296"/>
        </w:tabs>
        <w:rPr>
          <w:rFonts w:eastAsiaTheme="minorEastAsia" w:cstheme="minorBidi"/>
          <w:b w:val="0"/>
          <w:caps w:val="0"/>
          <w:noProof/>
          <w:sz w:val="24"/>
          <w:szCs w:val="24"/>
          <w:u w:val="none"/>
          <w:lang w:eastAsia="pt-BR"/>
        </w:rPr>
      </w:pPr>
      <w:r w:rsidRPr="00F85AC1">
        <w:rPr>
          <w:rFonts w:cs="Arial"/>
          <w:bCs/>
          <w:noProof/>
        </w:rPr>
        <w:t>7. Referências Bibliográficas</w:t>
      </w:r>
      <w:r>
        <w:rPr>
          <w:noProof/>
        </w:rPr>
        <w:tab/>
      </w:r>
      <w:r w:rsidR="00466D94">
        <w:rPr>
          <w:noProof/>
        </w:rPr>
        <w:fldChar w:fldCharType="begin"/>
      </w:r>
      <w:r>
        <w:rPr>
          <w:noProof/>
        </w:rPr>
        <w:instrText xml:space="preserve"> PAGEREF _Toc479953328 \h </w:instrText>
      </w:r>
      <w:r w:rsidR="00466D94">
        <w:rPr>
          <w:noProof/>
        </w:rPr>
      </w:r>
      <w:r w:rsidR="00466D94">
        <w:rPr>
          <w:noProof/>
        </w:rPr>
        <w:fldChar w:fldCharType="separate"/>
      </w:r>
      <w:r>
        <w:rPr>
          <w:noProof/>
        </w:rPr>
        <w:t>29</w:t>
      </w:r>
      <w:r w:rsidR="00466D94">
        <w:rPr>
          <w:noProof/>
        </w:rPr>
        <w:fldChar w:fldCharType="end"/>
      </w:r>
    </w:p>
    <w:p w:rsidR="00D03E65" w:rsidRDefault="00466D94">
      <w:pPr>
        <w:pStyle w:val="Heading"/>
        <w:rPr>
          <w:rFonts w:hint="eastAsia"/>
        </w:rPr>
      </w:pPr>
      <w:r>
        <w:rPr>
          <w:rFonts w:hint="eastAsia"/>
        </w:rPr>
        <w:fldChar w:fldCharType="end"/>
      </w: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pPr>
    </w:p>
    <w:p w:rsidR="00D03E65" w:rsidRDefault="00D03E65">
      <w:pPr>
        <w:pStyle w:val="PargrafodaLista"/>
        <w:rPr>
          <w:rFonts w:ascii="Arial" w:hAnsi="Arial" w:cs="Arial"/>
          <w:b/>
          <w:sz w:val="28"/>
          <w:szCs w:val="28"/>
        </w:rPr>
        <w:sectPr w:rsidR="00D03E65">
          <w:headerReference w:type="default" r:id="rId11"/>
          <w:pgSz w:w="11906" w:h="16838"/>
          <w:pgMar w:top="1440" w:right="1800" w:bottom="1440" w:left="1800" w:header="708" w:footer="0" w:gutter="0"/>
          <w:cols w:space="720"/>
          <w:formProt w:val="0"/>
          <w:docGrid w:linePitch="360"/>
        </w:sectPr>
      </w:pPr>
    </w:p>
    <w:p w:rsidR="00D03E65" w:rsidRPr="00C32296" w:rsidRDefault="007567A0" w:rsidP="00E6615F">
      <w:pPr>
        <w:pStyle w:val="Ttulo1"/>
        <w:rPr>
          <w:szCs w:val="28"/>
        </w:rPr>
      </w:pPr>
      <w:bookmarkStart w:id="20" w:name="__RefHeading___Toc21780_1479881756"/>
      <w:bookmarkStart w:id="21" w:name="_Toc479953289"/>
      <w:bookmarkEnd w:id="20"/>
      <w:r>
        <w:lastRenderedPageBreak/>
        <w:t xml:space="preserve">1 </w:t>
      </w:r>
      <w:commentRangeStart w:id="22"/>
      <w:r>
        <w:t>INTRODUÇÃO</w:t>
      </w:r>
      <w:bookmarkEnd w:id="21"/>
      <w:commentRangeEnd w:id="22"/>
      <w:r w:rsidR="004E3290">
        <w:rPr>
          <w:rStyle w:val="Refdecomentrio"/>
          <w:rFonts w:ascii="Times New Roman" w:hAnsi="Times New Roman" w:cs="Times New Roman"/>
          <w:b w:val="0"/>
          <w:lang w:eastAsia="pt-BR"/>
        </w:rPr>
        <w:commentReference w:id="22"/>
      </w:r>
      <w:r w:rsidRPr="00C32296">
        <w:rPr>
          <w:szCs w:val="28"/>
        </w:rPr>
        <w:tab/>
      </w:r>
    </w:p>
    <w:p w:rsidR="00D03E65" w:rsidRPr="00C32296" w:rsidDel="003912A8" w:rsidRDefault="007567A0" w:rsidP="001D28B4">
      <w:pPr>
        <w:pStyle w:val="Corpodetexto"/>
        <w:spacing w:line="360" w:lineRule="auto"/>
        <w:jc w:val="both"/>
        <w:rPr>
          <w:del w:id="23" w:author="Dr Weimar" w:date="2017-04-19T00:38:00Z"/>
          <w:sz w:val="24"/>
          <w:szCs w:val="24"/>
        </w:rPr>
      </w:pPr>
      <w:r>
        <w:rPr>
          <w:rFonts w:ascii="Arial" w:hAnsi="Arial"/>
          <w:sz w:val="28"/>
          <w:szCs w:val="28"/>
        </w:rPr>
        <w:tab/>
      </w:r>
      <w:r w:rsidRPr="00C32296">
        <w:rPr>
          <w:rFonts w:ascii="Arial" w:hAnsi="Arial"/>
          <w:sz w:val="24"/>
          <w:szCs w:val="24"/>
        </w:rPr>
        <w:t>”Um sistema de banco de dados é uma coleção de dados inter-relacionados e um conjunto de programas que permitem aos usuários acessar e modificar esses dados”. (SILBERSCHATZ</w:t>
      </w:r>
      <w:r w:rsidR="007D7EE3" w:rsidRPr="00C32296">
        <w:rPr>
          <w:rFonts w:ascii="Arial" w:hAnsi="Arial"/>
          <w:sz w:val="24"/>
          <w:szCs w:val="24"/>
        </w:rPr>
        <w:t>;KORTH; SUDARSHAN</w:t>
      </w:r>
      <w:r w:rsidRPr="00C32296">
        <w:rPr>
          <w:rFonts w:ascii="Arial" w:hAnsi="Arial"/>
          <w:sz w:val="24"/>
          <w:szCs w:val="24"/>
        </w:rPr>
        <w:t xml:space="preserve">, 2006, p.2). </w:t>
      </w:r>
    </w:p>
    <w:p w:rsidR="00D03E65" w:rsidRPr="00C32296" w:rsidDel="003912A8" w:rsidRDefault="007567A0" w:rsidP="001D28B4">
      <w:pPr>
        <w:pStyle w:val="Corpodetexto"/>
        <w:spacing w:line="360" w:lineRule="auto"/>
        <w:jc w:val="both"/>
        <w:rPr>
          <w:del w:id="24" w:author="Dr Weimar" w:date="2017-04-19T00:39:00Z"/>
          <w:sz w:val="24"/>
          <w:szCs w:val="24"/>
        </w:rPr>
      </w:pPr>
      <w:del w:id="25" w:author="Dr Weimar" w:date="2017-04-19T00:38:00Z">
        <w:r w:rsidRPr="00C32296" w:rsidDel="003912A8">
          <w:rPr>
            <w:rFonts w:ascii="Arial" w:hAnsi="Arial"/>
            <w:sz w:val="24"/>
            <w:szCs w:val="24"/>
          </w:rPr>
          <w:tab/>
        </w:r>
      </w:del>
      <w:r w:rsidRPr="00C32296">
        <w:rPr>
          <w:rFonts w:ascii="Arial" w:hAnsi="Arial"/>
          <w:sz w:val="24"/>
          <w:szCs w:val="24"/>
        </w:rPr>
        <w:t>Além dos conjuntos de programas que compõe um banco de dados, esse também pode ser mantido por meio de outras aplicações, denominadas de SGBD (Sistemas Gerenciadores de Bancos de dados).</w:t>
      </w:r>
    </w:p>
    <w:p w:rsidR="00D03E65" w:rsidRPr="00C32296" w:rsidRDefault="007567A0" w:rsidP="001D28B4">
      <w:pPr>
        <w:pStyle w:val="Corpodetexto"/>
        <w:spacing w:line="360" w:lineRule="auto"/>
        <w:jc w:val="both"/>
        <w:rPr>
          <w:sz w:val="24"/>
          <w:szCs w:val="24"/>
        </w:rPr>
      </w:pPr>
      <w:del w:id="26" w:author="Dr Weimar" w:date="2017-04-19T00:39:00Z">
        <w:r w:rsidRPr="00C32296" w:rsidDel="003912A8">
          <w:rPr>
            <w:rFonts w:ascii="Arial" w:hAnsi="Arial"/>
            <w:sz w:val="24"/>
            <w:szCs w:val="24"/>
          </w:rPr>
          <w:tab/>
        </w:r>
      </w:del>
      <w:r w:rsidRPr="00C32296">
        <w:rPr>
          <w:rFonts w:ascii="Arial" w:hAnsi="Arial"/>
          <w:sz w:val="24"/>
          <w:szCs w:val="24"/>
        </w:rPr>
        <w:t xml:space="preserve">“Um sistema gerenciador de banco de dados (SGBD – </w:t>
      </w:r>
      <w:r w:rsidRPr="00C32296">
        <w:rPr>
          <w:rFonts w:ascii="Arial" w:hAnsi="Arial"/>
          <w:i/>
          <w:iCs/>
          <w:sz w:val="24"/>
          <w:szCs w:val="24"/>
        </w:rPr>
        <w:t>Database Management System</w:t>
      </w:r>
      <w:r w:rsidRPr="00C32296">
        <w:rPr>
          <w:rFonts w:ascii="Arial" w:hAnsi="Arial"/>
          <w:sz w:val="24"/>
          <w:szCs w:val="24"/>
        </w:rPr>
        <w:t>) é uma coleção de programas que permite aos usuários criar e manter um banco de dados”. (ELMASRE</w:t>
      </w:r>
      <w:r w:rsidR="00B155BF" w:rsidRPr="00C32296">
        <w:rPr>
          <w:rFonts w:ascii="Arial" w:hAnsi="Arial"/>
          <w:sz w:val="24"/>
          <w:szCs w:val="24"/>
        </w:rPr>
        <w:t xml:space="preserve"> e NAVATHE</w:t>
      </w:r>
      <w:r w:rsidRPr="00C32296">
        <w:rPr>
          <w:rFonts w:ascii="Arial" w:hAnsi="Arial"/>
          <w:sz w:val="24"/>
          <w:szCs w:val="24"/>
        </w:rPr>
        <w:t>, 2011, p.3).</w:t>
      </w:r>
    </w:p>
    <w:p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Segundo </w:t>
      </w:r>
      <w:r w:rsidR="00B3287C" w:rsidRPr="00C32296">
        <w:rPr>
          <w:rFonts w:ascii="Arial" w:hAnsi="Arial"/>
          <w:sz w:val="24"/>
          <w:szCs w:val="24"/>
        </w:rPr>
        <w:t>Deitel</w:t>
      </w:r>
      <w:r w:rsidR="00CE5ACA" w:rsidRPr="00C32296">
        <w:rPr>
          <w:rFonts w:ascii="Arial" w:hAnsi="Arial"/>
          <w:sz w:val="24"/>
          <w:szCs w:val="24"/>
        </w:rPr>
        <w:t>J</w:t>
      </w:r>
      <w:r w:rsidR="00B3287C" w:rsidRPr="00C32296">
        <w:rPr>
          <w:rFonts w:ascii="Arial" w:hAnsi="Arial"/>
          <w:sz w:val="24"/>
          <w:szCs w:val="24"/>
        </w:rPr>
        <w:t>. e Deitel</w:t>
      </w:r>
      <w:r w:rsidR="00CE5ACA" w:rsidRPr="00C32296">
        <w:rPr>
          <w:rFonts w:ascii="Arial" w:hAnsi="Arial"/>
          <w:sz w:val="24"/>
          <w:szCs w:val="24"/>
        </w:rPr>
        <w:t>M</w:t>
      </w:r>
      <w:r w:rsidR="00B3287C" w:rsidRPr="00C32296">
        <w:rPr>
          <w:rFonts w:ascii="Arial" w:hAnsi="Arial"/>
          <w:sz w:val="24"/>
          <w:szCs w:val="24"/>
        </w:rPr>
        <w:t>.</w:t>
      </w:r>
      <w:r w:rsidRPr="00C32296">
        <w:rPr>
          <w:rFonts w:ascii="Arial" w:hAnsi="Arial"/>
          <w:sz w:val="24"/>
          <w:szCs w:val="24"/>
        </w:rPr>
        <w:t>(2010), um sistema de gerenciamento de banco de dados fornece mecanismos para armazenar, organizar, pesquisar e alterar informações para muitos usuários. Os SGBD’s disponibilizam acesso de dados sem que a representação interna desses sejam expostas para os usuários.</w:t>
      </w:r>
    </w:p>
    <w:p w:rsidR="00D03E65" w:rsidRPr="00C32296" w:rsidRDefault="007567A0" w:rsidP="001D28B4">
      <w:pPr>
        <w:pStyle w:val="Corpodetexto"/>
        <w:spacing w:line="360" w:lineRule="auto"/>
        <w:jc w:val="both"/>
        <w:rPr>
          <w:sz w:val="24"/>
          <w:szCs w:val="24"/>
        </w:rPr>
      </w:pPr>
      <w:r w:rsidRPr="00C32296">
        <w:rPr>
          <w:rFonts w:ascii="Arial" w:hAnsi="Arial"/>
          <w:sz w:val="24"/>
          <w:szCs w:val="24"/>
        </w:rPr>
        <w:tab/>
        <w:t>Elmasre</w:t>
      </w:r>
      <w:r w:rsidR="00B155BF" w:rsidRPr="00C32296">
        <w:rPr>
          <w:rFonts w:ascii="Arial" w:hAnsi="Arial"/>
          <w:sz w:val="24"/>
          <w:szCs w:val="24"/>
        </w:rPr>
        <w:t>e Navathe</w:t>
      </w:r>
      <w:r w:rsidRPr="00C32296">
        <w:rPr>
          <w:rFonts w:ascii="Arial" w:hAnsi="Arial"/>
          <w:sz w:val="24"/>
          <w:szCs w:val="24"/>
        </w:rPr>
        <w:t>(2011) aponta</w:t>
      </w:r>
      <w:r w:rsidR="00B155BF" w:rsidRPr="00C32296">
        <w:rPr>
          <w:rFonts w:ascii="Arial" w:hAnsi="Arial"/>
          <w:sz w:val="24"/>
          <w:szCs w:val="24"/>
        </w:rPr>
        <w:t>m</w:t>
      </w:r>
      <w:r w:rsidRPr="00C32296">
        <w:rPr>
          <w:rFonts w:ascii="Arial" w:hAnsi="Arial"/>
          <w:sz w:val="24"/>
          <w:szCs w:val="24"/>
        </w:rPr>
        <w:t xml:space="preserve"> que bancos de dados desempenham um papel crítico em quase todas as áreas que utiliza</w:t>
      </w:r>
      <w:r w:rsidR="00B3287C" w:rsidRPr="00C32296">
        <w:rPr>
          <w:rFonts w:ascii="Arial" w:hAnsi="Arial"/>
          <w:sz w:val="24"/>
          <w:szCs w:val="24"/>
        </w:rPr>
        <w:t>m</w:t>
      </w:r>
      <w:r w:rsidRPr="00C32296">
        <w:rPr>
          <w:rFonts w:ascii="Arial" w:hAnsi="Arial"/>
          <w:sz w:val="24"/>
          <w:szCs w:val="24"/>
        </w:rPr>
        <w:t>-se de computadores para o controle de suas necessidades. Os softwares, também em sua maioria, necessitam do banco de dados para que possam passar a armazenar de forma eficiente e segura todas as informações que lhe são pertinentes.</w:t>
      </w:r>
    </w:p>
    <w:p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O desenvolvimento de um </w:t>
      </w:r>
      <w:r w:rsidRPr="00C32296">
        <w:rPr>
          <w:rFonts w:ascii="Arial" w:hAnsi="Arial"/>
          <w:i/>
          <w:iCs/>
          <w:sz w:val="24"/>
          <w:szCs w:val="24"/>
        </w:rPr>
        <w:t>software</w:t>
      </w:r>
      <w:r w:rsidRPr="00C32296">
        <w:rPr>
          <w:rFonts w:ascii="Arial" w:hAnsi="Arial"/>
          <w:sz w:val="24"/>
          <w:szCs w:val="24"/>
        </w:rPr>
        <w:t xml:space="preserve"> se dá por meio da escrita de códigos fonte numa determinada linguagem de programação. Uma das linguagens de programação mais difundidas e utilizadas at</w:t>
      </w:r>
      <w:r w:rsidR="00A01E7C" w:rsidRPr="00C32296">
        <w:rPr>
          <w:rFonts w:ascii="Arial" w:hAnsi="Arial"/>
          <w:sz w:val="24"/>
          <w:szCs w:val="24"/>
        </w:rPr>
        <w:t>ualmente no mercado de trabalho</w:t>
      </w:r>
      <w:r w:rsidRPr="00C32296">
        <w:rPr>
          <w:rFonts w:ascii="Arial" w:hAnsi="Arial"/>
          <w:sz w:val="24"/>
          <w:szCs w:val="24"/>
        </w:rPr>
        <w:t xml:space="preserve"> é o Java. Segundo o site </w:t>
      </w:r>
      <w:r w:rsidRPr="00C32296">
        <w:rPr>
          <w:rFonts w:ascii="Arial" w:hAnsi="Arial"/>
          <w:i/>
          <w:iCs/>
          <w:sz w:val="24"/>
          <w:szCs w:val="24"/>
        </w:rPr>
        <w:t>Business Insider</w:t>
      </w:r>
      <w:r w:rsidRPr="00C32296">
        <w:rPr>
          <w:rFonts w:ascii="Arial" w:hAnsi="Arial"/>
          <w:sz w:val="24"/>
          <w:szCs w:val="24"/>
        </w:rPr>
        <w:t>, a linguagem de programação Java no ano de 2016 ficou com a segunda colocação de tecnologia de desenvolvimento mais utilizada no mundo, perdendo apenas para o JavaScript.</w:t>
      </w:r>
      <w:r w:rsidRPr="00C32296">
        <w:rPr>
          <w:rFonts w:ascii="Arial" w:hAnsi="Arial"/>
          <w:sz w:val="24"/>
          <w:szCs w:val="24"/>
        </w:rPr>
        <w:tab/>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Segundo sua documentação, o Java possui uma base bem estruturada para o desenvolvimento de praticamente todos os tipos de aplicações em rede, assim como é o padrão global para o desenvolvimento e distribuição de aplicações móveis, jogos, conteúdo baseado na Web e softwares corporativos. Isso deve-se ao fato da sua arquitetura ser mantida por  uma máquina virtual chamada de JVM (</w:t>
      </w:r>
      <w:r w:rsidRPr="00C32296">
        <w:rPr>
          <w:rFonts w:ascii="Arial" w:hAnsi="Arial"/>
          <w:i/>
          <w:iCs/>
          <w:sz w:val="24"/>
          <w:szCs w:val="24"/>
        </w:rPr>
        <w:t>Java Virtual Machine</w:t>
      </w:r>
      <w:r w:rsidRPr="00C32296">
        <w:rPr>
          <w:rFonts w:ascii="Arial" w:hAnsi="Arial"/>
          <w:sz w:val="24"/>
          <w:szCs w:val="24"/>
        </w:rPr>
        <w:t>) e muitas APIs de controle de desenvolvimento.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 xml:space="preserve">A JVM traz uma característica única ao Java que é sua portabilidade sistêmica. Ela é um programa que carrega e executa aplicações Java, traduzindo </w:t>
      </w:r>
      <w:r w:rsidRPr="00C32296">
        <w:rPr>
          <w:rFonts w:ascii="Arial" w:hAnsi="Arial"/>
          <w:i/>
          <w:iCs/>
          <w:sz w:val="24"/>
          <w:szCs w:val="24"/>
        </w:rPr>
        <w:t>bytecodes</w:t>
      </w:r>
      <w:r w:rsidRPr="00C32296">
        <w:rPr>
          <w:rFonts w:ascii="Arial" w:hAnsi="Arial"/>
          <w:sz w:val="24"/>
          <w:szCs w:val="24"/>
        </w:rPr>
        <w:t xml:space="preserve"> em código </w:t>
      </w:r>
      <w:r w:rsidRPr="00C32296">
        <w:rPr>
          <w:rFonts w:ascii="Arial" w:hAnsi="Arial"/>
          <w:sz w:val="24"/>
          <w:szCs w:val="24"/>
        </w:rPr>
        <w:lastRenderedPageBreak/>
        <w:t>executável. Popek e Goldberg (1974) nos diz que uma máquina virtual é uma cópia isolada de uma máquina real. Exatamente por conta desta característica o Java torna-se escalável suficiente para ser executado em qualquer sistema operacional.</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No desenvolvimento de aplicações corporativas, existe a necessidade de se realizar a integração da tecnologia utilizada para o desenvolvimento com algum SGBD, tendo em vista que esse é a forma mais segura e otimizada para o armazenamento das informações do sistema a ser trabalhado.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Tomando como base a tecnologia Java, existem dois protocolos distintos que servem para a realizar a integração do Java com SGBDs. Es</w:t>
      </w:r>
      <w:ins w:id="27" w:author="Dr Weimar" w:date="2017-04-19T00:41:00Z">
        <w:r w:rsidR="003912A8">
          <w:rPr>
            <w:rFonts w:ascii="Arial" w:hAnsi="Arial"/>
            <w:sz w:val="24"/>
            <w:szCs w:val="24"/>
          </w:rPr>
          <w:t>s</w:t>
        </w:r>
      </w:ins>
      <w:del w:id="28" w:author="Dr Weimar" w:date="2017-04-19T00:41:00Z">
        <w:r w:rsidRPr="00C32296" w:rsidDel="003912A8">
          <w:rPr>
            <w:rFonts w:ascii="Arial" w:hAnsi="Arial"/>
            <w:sz w:val="24"/>
            <w:szCs w:val="24"/>
          </w:rPr>
          <w:delText>t</w:delText>
        </w:r>
      </w:del>
      <w:r w:rsidRPr="00C32296">
        <w:rPr>
          <w:rFonts w:ascii="Arial" w:hAnsi="Arial"/>
          <w:sz w:val="24"/>
          <w:szCs w:val="24"/>
        </w:rPr>
        <w:t>es protocolos são ODBC (</w:t>
      </w:r>
      <w:r w:rsidRPr="00C32296">
        <w:rPr>
          <w:rFonts w:ascii="Arial" w:hAnsi="Arial" w:cs="Arial"/>
          <w:i/>
          <w:iCs/>
          <w:sz w:val="24"/>
          <w:szCs w:val="24"/>
        </w:rPr>
        <w:t>Open DatabaseConnectivity),</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 o JDBC (</w:t>
      </w:r>
      <w:r w:rsidRPr="00C32296">
        <w:rPr>
          <w:rFonts w:ascii="Arial" w:hAnsi="Arial" w:cs="Arial"/>
          <w:i/>
          <w:iCs/>
          <w:sz w:val="24"/>
          <w:szCs w:val="24"/>
        </w:rPr>
        <w:t>Java DatabaseConnectivy</w:t>
      </w:r>
      <w:r w:rsidRPr="00C32296">
        <w:rPr>
          <w:rFonts w:ascii="Arial" w:hAnsi="Arial" w:cs="Arial"/>
          <w:sz w:val="24"/>
          <w:szCs w:val="24"/>
        </w:rPr>
        <w:t>), que é uma API Java que permite que aplicações conectem-se a um banco de dados, sendo esse o protocolo o mais utilizado pela comunidade para essa finalidade.</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Por meio de ambos os protocolos, a tecnologia Java possui estruturas de códigos, denominadas de classes e </w:t>
      </w:r>
      <w:r w:rsidRPr="00C32296">
        <w:rPr>
          <w:rFonts w:ascii="Arial" w:hAnsi="Arial" w:cs="Arial"/>
          <w:i/>
          <w:iCs/>
          <w:sz w:val="24"/>
          <w:szCs w:val="24"/>
        </w:rPr>
        <w:t>interfaces</w:t>
      </w:r>
      <w:r w:rsidRPr="00C32296">
        <w:rPr>
          <w:rFonts w:ascii="Arial" w:hAnsi="Arial" w:cs="Arial"/>
          <w:sz w:val="24"/>
          <w:szCs w:val="24"/>
        </w:rPr>
        <w:t xml:space="preserve">, que são disponibilizadas em suas APIs nativas, a saber o pacote java.sql.*, que são responsáveis pela comunicação da linguagem com um banco de dados. </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Desenvolvida inicialmente para atender demandas de uma </w:t>
      </w:r>
      <w:r w:rsidR="00466D94" w:rsidRPr="00466D94">
        <w:rPr>
          <w:rFonts w:ascii="Arial" w:hAnsi="Arial" w:cs="Arial"/>
          <w:i/>
          <w:sz w:val="24"/>
          <w:szCs w:val="24"/>
          <w:rPrChange w:id="29" w:author="Dr Weimar" w:date="2017-04-19T00:43:00Z">
            <w:rPr>
              <w:rFonts w:ascii="Arial" w:eastAsia="SimSun" w:hAnsi="Arial" w:cs="Arial"/>
              <w:sz w:val="24"/>
              <w:szCs w:val="24"/>
              <w:lang w:eastAsia="pt-BR"/>
            </w:rPr>
          </w:rPrChange>
        </w:rPr>
        <w:t>startup</w:t>
      </w:r>
      <w:r w:rsidRPr="00C32296">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r w:rsidRPr="00C32296">
        <w:rPr>
          <w:rFonts w:ascii="Arial" w:hAnsi="Arial" w:cs="Arial"/>
          <w:i/>
          <w:iCs/>
          <w:sz w:val="24"/>
          <w:szCs w:val="24"/>
        </w:rPr>
        <w:t>generics</w:t>
      </w:r>
      <w:r w:rsidRPr="00C32296">
        <w:rPr>
          <w:rFonts w:ascii="Arial" w:hAnsi="Arial" w:cs="Arial"/>
          <w:sz w:val="24"/>
          <w:szCs w:val="24"/>
        </w:rPr>
        <w:t xml:space="preserve"> da API Java, com o objetivo de conseguir tratar qualquer conteúdo a ser trabalhado pelo programador. Dessa forma, fui capaz de desenvolver uma estrutura de centralização de código, criando uma área de alta coesão que pode ser reutilizada em qualquer projeto.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00466D94" w:rsidRPr="00466D94">
        <w:rPr>
          <w:rFonts w:ascii="Arial" w:hAnsi="Arial" w:cs="Arial"/>
          <w:i/>
          <w:sz w:val="24"/>
          <w:szCs w:val="24"/>
          <w:rPrChange w:id="30" w:author="Dr Weimar" w:date="2017-04-19T00:45:00Z">
            <w:rPr>
              <w:rFonts w:ascii="Arial" w:eastAsia="SimSun" w:hAnsi="Arial" w:cs="Arial"/>
              <w:sz w:val="24"/>
              <w:szCs w:val="24"/>
              <w:lang w:eastAsia="pt-BR"/>
            </w:rPr>
          </w:rPrChange>
        </w:rPr>
        <w:lastRenderedPageBreak/>
        <w:t xml:space="preserve">software </w:t>
      </w:r>
      <w:r w:rsidRPr="00C32296">
        <w:rPr>
          <w:rFonts w:ascii="Arial" w:hAnsi="Arial" w:cs="Arial"/>
          <w:sz w:val="24"/>
          <w:szCs w:val="24"/>
        </w:rPr>
        <w:t>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Este trabalho inicia-se com uma breve apresentação sobre seu escopo por meio de uma introdução, localizada no capítulo um </w:t>
      </w:r>
      <w:del w:id="31" w:author="Dr Weimar" w:date="2017-04-19T00:46:00Z">
        <w:r w:rsidRPr="00C32296" w:rsidDel="003912A8">
          <w:rPr>
            <w:rFonts w:ascii="Arial" w:hAnsi="Arial" w:cs="Arial"/>
            <w:sz w:val="24"/>
            <w:szCs w:val="24"/>
          </w:rPr>
          <w:delText>deste trabalho</w:delText>
        </w:r>
      </w:del>
      <w:r w:rsidRPr="00C32296">
        <w:rPr>
          <w:rFonts w:ascii="Arial" w:hAnsi="Arial" w:cs="Arial"/>
          <w:sz w:val="24"/>
          <w:szCs w:val="24"/>
        </w:rPr>
        <w:t>. Essa tem como objetivo principal dar iniciação ao objetivo principal que é a ligação de bancos de dados com a tecnologia Java.</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Conforme já mencionado, a ferramenta foi criada com o propósito de suprir a necessidade de uma </w:t>
      </w:r>
      <w:r w:rsidR="00466D94" w:rsidRPr="00466D94">
        <w:rPr>
          <w:rFonts w:ascii="Arial" w:hAnsi="Arial" w:cs="Arial"/>
          <w:i/>
          <w:sz w:val="24"/>
          <w:szCs w:val="24"/>
          <w:rPrChange w:id="32" w:author="Dr Weimar" w:date="2017-04-19T00:47:00Z">
            <w:rPr>
              <w:rFonts w:ascii="Arial" w:eastAsia="SimSun" w:hAnsi="Arial" w:cs="Arial"/>
              <w:sz w:val="24"/>
              <w:szCs w:val="24"/>
              <w:lang w:eastAsia="pt-BR"/>
            </w:rPr>
          </w:rPrChange>
        </w:rPr>
        <w:t>startup</w:t>
      </w:r>
      <w:r w:rsidRPr="00C32296">
        <w:rPr>
          <w:rFonts w:ascii="Arial" w:hAnsi="Arial" w:cs="Arial"/>
          <w:sz w:val="24"/>
          <w:szCs w:val="24"/>
        </w:rPr>
        <w:t xml:space="preserve"> criada pelo autor deste trabalho. No terceiro capítulo será apresentada uma visão da empresa detentora da startup, </w:t>
      </w:r>
      <w:ins w:id="33" w:author="Dr Weimar" w:date="2017-04-19T00:47:00Z">
        <w:r w:rsidR="007E0AAF">
          <w:rPr>
            <w:rFonts w:ascii="Arial" w:hAnsi="Arial" w:cs="Arial"/>
            <w:sz w:val="24"/>
            <w:szCs w:val="24"/>
          </w:rPr>
          <w:t>com o</w:t>
        </w:r>
      </w:ins>
      <w:del w:id="34" w:author="Dr Weimar" w:date="2017-04-19T00:47:00Z">
        <w:r w:rsidRPr="00C32296" w:rsidDel="007E0AAF">
          <w:rPr>
            <w:rFonts w:ascii="Arial" w:hAnsi="Arial" w:cs="Arial"/>
            <w:sz w:val="24"/>
            <w:szCs w:val="24"/>
          </w:rPr>
          <w:delText>apresentado</w:delText>
        </w:r>
      </w:del>
      <w:r w:rsidRPr="00C32296">
        <w:rPr>
          <w:rFonts w:ascii="Arial" w:hAnsi="Arial" w:cs="Arial"/>
          <w:sz w:val="24"/>
          <w:szCs w:val="24"/>
        </w:rPr>
        <w:t xml:space="preserve"> seu histórico, mercado, listagem de serviços, estrutura funcional e como esta ferramenta se encaixa e traz melhorias para os objetivos da organização.</w:t>
      </w:r>
    </w:p>
    <w:p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quarto capítulo destina-se a apresentar o funcionamento da ferramenta</w:t>
      </w:r>
      <w:ins w:id="35" w:author="Dr Weimar" w:date="2017-04-19T00:48:00Z">
        <w:r w:rsidR="007E0AAF">
          <w:rPr>
            <w:rFonts w:ascii="Arial" w:hAnsi="Arial" w:cs="Arial"/>
            <w:sz w:val="24"/>
            <w:szCs w:val="24"/>
          </w:rPr>
          <w:t>, bem como a</w:t>
        </w:r>
      </w:ins>
      <w:del w:id="36" w:author="Dr Weimar" w:date="2017-04-19T00:48:00Z">
        <w:r w:rsidRPr="00C32296" w:rsidDel="007E0AAF">
          <w:rPr>
            <w:rFonts w:ascii="Arial" w:hAnsi="Arial" w:cs="Arial"/>
            <w:sz w:val="24"/>
            <w:szCs w:val="24"/>
          </w:rPr>
          <w:delText>. Apresenta a</w:delText>
        </w:r>
      </w:del>
      <w:r w:rsidRPr="00C32296">
        <w:rPr>
          <w:rFonts w:ascii="Arial" w:hAnsi="Arial" w:cs="Arial"/>
          <w:sz w:val="24"/>
          <w:szCs w:val="24"/>
        </w:rPr>
        <w:t xml:space="preserve"> parte técnica do documento, mostrando como de fato o programador deve realizar seu trabalho com a ferramenta.</w:t>
      </w:r>
    </w:p>
    <w:p w:rsidR="00D03E65" w:rsidRPr="00C32296" w:rsidRDefault="007567A0" w:rsidP="001D28B4">
      <w:pPr>
        <w:pStyle w:val="Corpodetexto"/>
        <w:spacing w:line="360" w:lineRule="auto"/>
        <w:jc w:val="both"/>
        <w:rPr>
          <w:rFonts w:ascii="Arial" w:hAnsi="Arial" w:cs="Arial"/>
          <w:sz w:val="24"/>
          <w:szCs w:val="24"/>
        </w:rPr>
      </w:pPr>
      <w:r w:rsidRPr="00C32296">
        <w:rPr>
          <w:rFonts w:ascii="Arial" w:hAnsi="Arial" w:cs="Arial"/>
          <w:sz w:val="24"/>
          <w:szCs w:val="24"/>
        </w:rPr>
        <w:tab/>
        <w:t>No quinto capítulo</w:t>
      </w:r>
      <w:ins w:id="37" w:author="Dr Weimar" w:date="2017-04-19T00:48:00Z">
        <w:r w:rsidR="007E0AAF">
          <w:rPr>
            <w:rFonts w:ascii="Arial" w:hAnsi="Arial" w:cs="Arial"/>
            <w:sz w:val="24"/>
            <w:szCs w:val="24"/>
          </w:rPr>
          <w:t>,</w:t>
        </w:r>
      </w:ins>
      <w:r w:rsidRPr="00C32296">
        <w:rPr>
          <w:rFonts w:ascii="Arial" w:hAnsi="Arial" w:cs="Arial"/>
          <w:sz w:val="24"/>
          <w:szCs w:val="24"/>
        </w:rPr>
        <w:t xml:space="preserve"> encontra-se como o sistema foi modelado. Apresenta toda a análise de projeto realizada para a construção do produto.</w:t>
      </w:r>
    </w:p>
    <w:p w:rsidR="00D03E65" w:rsidRDefault="007567A0">
      <w:pPr>
        <w:pStyle w:val="Corpodetexto"/>
        <w:rPr>
          <w:rFonts w:ascii="Arial" w:hAnsi="Arial" w:cs="Arial"/>
        </w:rPr>
      </w:pPr>
      <w:r>
        <w:rPr>
          <w:rFonts w:ascii="Arial" w:hAnsi="Arial" w:cs="Arial"/>
        </w:rPr>
        <w:tab/>
      </w:r>
    </w:p>
    <w:p w:rsidR="00D03E65" w:rsidRPr="00C32296" w:rsidRDefault="007567A0" w:rsidP="00E6615F">
      <w:pPr>
        <w:pStyle w:val="Ttulo1"/>
        <w:jc w:val="both"/>
        <w:rPr>
          <w:rFonts w:cs="Arial"/>
          <w:szCs w:val="28"/>
        </w:rPr>
      </w:pPr>
      <w:bookmarkStart w:id="38" w:name="__RefHeading___Toc4003_990249200"/>
      <w:bookmarkStart w:id="39" w:name="_Toc479953290"/>
      <w:bookmarkEnd w:id="38"/>
      <w:r w:rsidRPr="00C32296">
        <w:rPr>
          <w:szCs w:val="28"/>
        </w:rPr>
        <w:t>2  PROPOSTA DE TRABALHO</w:t>
      </w:r>
      <w:bookmarkEnd w:id="39"/>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Segundo Elmasre</w:t>
      </w:r>
      <w:r w:rsidR="00B155BF" w:rsidRPr="00C32296">
        <w:rPr>
          <w:rFonts w:ascii="Arial" w:hAnsi="Arial" w:cs="Arial"/>
          <w:sz w:val="24"/>
          <w:szCs w:val="24"/>
        </w:rPr>
        <w:t xml:space="preserve"> e Navathe</w:t>
      </w:r>
      <w:r w:rsidRPr="00C32296">
        <w:rPr>
          <w:rFonts w:ascii="Arial" w:hAnsi="Arial" w:cs="Arial"/>
          <w:sz w:val="24"/>
          <w:szCs w:val="24"/>
        </w:rPr>
        <w:t xml:space="preserve"> (2010), banco de dados é uma cadeia de informações relacionadas. Essas informações são fatos conhecidos que podem ser registrados e possuem significado implícito. Para o trabalho com banco de dados existem os SGBDs (Sistemas gerenciadores de bancos de dados), que são </w:t>
      </w:r>
      <w:r w:rsidRPr="00C32296">
        <w:rPr>
          <w:rFonts w:ascii="Arial" w:hAnsi="Arial" w:cs="Arial"/>
          <w:i/>
          <w:iCs/>
          <w:sz w:val="24"/>
          <w:szCs w:val="24"/>
        </w:rPr>
        <w:t>softwares</w:t>
      </w:r>
      <w:r w:rsidRPr="00C32296">
        <w:rPr>
          <w:rFonts w:ascii="Arial" w:hAnsi="Arial" w:cs="Arial"/>
          <w:sz w:val="24"/>
          <w:szCs w:val="24"/>
        </w:rPr>
        <w:t xml:space="preserve"> que possuem recursos capazes de manipular as informações do banco de dados e interagir com usuários. Assim sendo, podemos citar como exemplo de SGBDs os </w:t>
      </w:r>
      <w:r w:rsidRPr="00C32296">
        <w:rPr>
          <w:rFonts w:ascii="Arial" w:hAnsi="Arial" w:cs="Arial"/>
          <w:i/>
          <w:iCs/>
          <w:sz w:val="24"/>
          <w:szCs w:val="24"/>
        </w:rPr>
        <w:t>softwares</w:t>
      </w:r>
      <w:r w:rsidRPr="00C32296">
        <w:rPr>
          <w:rFonts w:ascii="Arial" w:hAnsi="Arial" w:cs="Arial"/>
          <w:sz w:val="24"/>
          <w:szCs w:val="24"/>
        </w:rPr>
        <w:t xml:space="preserve"> Oracle, PostgreSQL, MySQL, SQL Server, MongoDB, entre outros.</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Bancos de dados possuem modelos lógicos de implementação. O mais difundido no mercado atualmente é o modelo relacional, inventado por Edgar Fran Codd (1970) e mantido por Chris Date e HugDarwen como um modelo geral de dados. Esse modelo é considerado o mais seguro e mais rápido, respectivamente, ao fato de que o modelo pode ser estendido com características de orientação a objeto e por se trabalhar, baseado num modelo matemático. </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Este modelo é baseado no conceito de tabelas, onde cada tabela possui suas respectivas linhas, denominadas como tuplas,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32296">
        <w:rPr>
          <w:rFonts w:ascii="Arial" w:hAnsi="Arial" w:cs="Arial"/>
          <w:i/>
          <w:iCs/>
          <w:sz w:val="24"/>
          <w:szCs w:val="24"/>
        </w:rPr>
        <w:t xml:space="preserve">DDL (Data DefinitionLanguage), DML (Data ManipulationLanguage), DCL (Data ControlLanguage) </w:t>
      </w:r>
      <w:r w:rsidRPr="00C32296">
        <w:rPr>
          <w:rFonts w:ascii="Arial" w:hAnsi="Arial" w:cs="Arial"/>
          <w:sz w:val="24"/>
          <w:szCs w:val="24"/>
        </w:rPr>
        <w:t xml:space="preserve">e </w:t>
      </w:r>
      <w:r w:rsidRPr="00C32296">
        <w:rPr>
          <w:rFonts w:ascii="Arial" w:hAnsi="Arial" w:cs="Arial"/>
          <w:i/>
          <w:iCs/>
          <w:sz w:val="24"/>
          <w:szCs w:val="24"/>
        </w:rPr>
        <w:t>TCL (TransactionControlLanguage)</w:t>
      </w:r>
      <w:r w:rsidRPr="00C32296">
        <w:rPr>
          <w:rFonts w:ascii="Arial" w:hAnsi="Arial" w:cs="Arial"/>
          <w:sz w:val="24"/>
          <w:szCs w:val="24"/>
        </w:rPr>
        <w:t xml:space="preserve">. </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Navathe (2010) afirma que o nome SQL é uma sigla para </w:t>
      </w:r>
      <w:r w:rsidRPr="00C32296">
        <w:rPr>
          <w:rFonts w:ascii="Arial" w:hAnsi="Arial" w:cs="Arial"/>
          <w:i/>
          <w:iCs/>
          <w:sz w:val="24"/>
          <w:szCs w:val="24"/>
        </w:rPr>
        <w:t>Structured Query Language</w:t>
      </w:r>
      <w:r w:rsidRPr="00C32296">
        <w:rPr>
          <w:rFonts w:ascii="Arial" w:hAnsi="Arial" w:cs="Arial"/>
          <w:sz w:val="24"/>
          <w:szCs w:val="24"/>
        </w:rPr>
        <w:t>(Linguagem de Consulta Estruturada) e que esta pode ser considerada um dos principais motivos para o sucesso dos bancos de dados relacionais comerciais.</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Toda tecnologia de linguagem de programação de alto nível possui sua interface de conexão com bancos de dados, mesmo que esta tenha sua implementação auxiliada pelo próprio sistema operacional.</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Tratamos, em específico, neste trabalho sobre a tecnologia JAVA, tendo em vista que a ferramenta de trabalho aqui proposta foi modelada e implementada nesta plataforma.</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a realização da conexão do SGBD com a tecnologia JAVA, existem dois protocolos distintos de padrões de acesso que podem ser seguidos. O profissional da área de programação pode optar pelo protocolo ODBC </w:t>
      </w:r>
      <w:r w:rsidRPr="00C32296">
        <w:rPr>
          <w:rFonts w:ascii="Arial" w:hAnsi="Arial" w:cs="Arial"/>
          <w:i/>
          <w:iCs/>
          <w:sz w:val="24"/>
          <w:szCs w:val="24"/>
        </w:rPr>
        <w:t>(Open DatabaseConnectivity),</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w:t>
      </w:r>
      <w:r w:rsidRPr="00C32296">
        <w:rPr>
          <w:rFonts w:ascii="Arial" w:hAnsi="Arial" w:cs="Arial"/>
          <w:sz w:val="24"/>
          <w:szCs w:val="24"/>
        </w:rPr>
        <w:lastRenderedPageBreak/>
        <w:t>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lógico Relacional.</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A linguagem de programação JAVA necessita de classes especiais para a realização da conexão com o SGBD. Essas classes especiais encontram-se acopladas no pacote java.sql.* de sua API pública. O desenvolvimento lógico para tratar da conexão da tecnologia com o SGBD geralmente envolve uma longa estrutura de código, o que sempre acaba demandando uma determinada quantidade de tempo nos projetos.</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32296">
        <w:rPr>
          <w:rFonts w:ascii="Arial" w:hAnsi="Arial" w:cs="Arial"/>
          <w:i/>
          <w:iCs/>
          <w:sz w:val="24"/>
          <w:szCs w:val="24"/>
        </w:rPr>
        <w:t>Frameworks</w:t>
      </w:r>
      <w:r w:rsidRPr="00C32296">
        <w:rPr>
          <w:rFonts w:ascii="Arial" w:hAnsi="Arial" w:cs="Arial"/>
          <w:sz w:val="24"/>
          <w:szCs w:val="24"/>
        </w:rPr>
        <w:t xml:space="preserve"> de bancos de dados. Podemos citar, como exemplo, a ferramenta Hibernate e JPA, que são ferramentas mundialmente difundidas para integração da tecnologia JAVA com banco de dados.</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32296">
        <w:rPr>
          <w:rFonts w:ascii="Arial" w:hAnsi="Arial" w:cs="Arial"/>
          <w:sz w:val="24"/>
          <w:szCs w:val="24"/>
        </w:rPr>
        <w:tab/>
        <w:t>Não somente isto, a ferramenta também é capaz de executar comandos SQL, obtendo-se o mesmo comportamento descrito anteriormente.</w:t>
      </w:r>
    </w:p>
    <w:p w:rsidR="00D03E65" w:rsidRPr="00A77B72" w:rsidRDefault="007567A0" w:rsidP="00A77B72">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Tomando como base a aplicação dest</w:t>
      </w:r>
      <w:ins w:id="40" w:author="Dr Weimar" w:date="2017-04-19T00:53:00Z">
        <w:r w:rsidR="00FF3044">
          <w:rPr>
            <w:rFonts w:ascii="Arial" w:hAnsi="Arial" w:cs="Arial"/>
            <w:sz w:val="24"/>
            <w:szCs w:val="24"/>
          </w:rPr>
          <w:t>s</w:t>
        </w:r>
      </w:ins>
      <w:r w:rsidRPr="00C32296">
        <w:rPr>
          <w:rFonts w:ascii="Arial" w:hAnsi="Arial" w:cs="Arial"/>
          <w:sz w:val="24"/>
          <w:szCs w:val="24"/>
        </w:rPr>
        <w:t>a ferramenta numa empresa, podemos observar os seguintes benefícios promovidos por uma única estrutura :</w:t>
      </w:r>
    </w:p>
    <w:p w:rsidR="00D03E65" w:rsidRPr="00A77B72" w:rsidRDefault="007567A0" w:rsidP="00A77B72">
      <w:pPr>
        <w:pStyle w:val="PargrafodaLista"/>
        <w:numPr>
          <w:ilvl w:val="0"/>
          <w:numId w:val="4"/>
        </w:numPr>
        <w:spacing w:line="360" w:lineRule="auto"/>
        <w:ind w:left="1418"/>
        <w:jc w:val="both"/>
        <w:rPr>
          <w:sz w:val="24"/>
          <w:szCs w:val="24"/>
        </w:rPr>
      </w:pPr>
      <w:r w:rsidRPr="00C32296">
        <w:rPr>
          <w:rFonts w:ascii="Arial" w:hAnsi="Arial" w:cs="Arial"/>
          <w:b/>
          <w:sz w:val="24"/>
          <w:szCs w:val="24"/>
        </w:rPr>
        <w:t xml:space="preserve">Conexão automática com qualquer banco de dados </w:t>
      </w:r>
      <w:r w:rsidRPr="00C32296">
        <w:rPr>
          <w:rFonts w:ascii="Arial" w:hAnsi="Arial" w:cs="Arial"/>
          <w:sz w:val="24"/>
          <w:szCs w:val="24"/>
        </w:rPr>
        <w:t>– A ferramenta é capaz de realizar a conexão da linguagem JAVA com qualquer banco de dados, por intermédio das bibliotecas configuradas no projeto, e por meio de um arquivo de propriedades que deve ser entregue a ela. Nes</w:t>
      </w:r>
      <w:ins w:id="41" w:author="Dr Weimar" w:date="2017-04-19T00:54:00Z">
        <w:r w:rsidR="00FF3044">
          <w:rPr>
            <w:rFonts w:ascii="Arial" w:hAnsi="Arial" w:cs="Arial"/>
            <w:sz w:val="24"/>
            <w:szCs w:val="24"/>
          </w:rPr>
          <w:t>s</w:t>
        </w:r>
      </w:ins>
      <w:del w:id="42" w:author="Dr Weimar" w:date="2017-04-19T00:54:00Z">
        <w:r w:rsidRPr="00C32296" w:rsidDel="00FF3044">
          <w:rPr>
            <w:rFonts w:ascii="Arial" w:hAnsi="Arial" w:cs="Arial"/>
            <w:sz w:val="24"/>
            <w:szCs w:val="24"/>
          </w:rPr>
          <w:delText>t</w:delText>
        </w:r>
      </w:del>
      <w:r w:rsidRPr="00C32296">
        <w:rPr>
          <w:rFonts w:ascii="Arial" w:hAnsi="Arial" w:cs="Arial"/>
          <w:sz w:val="24"/>
          <w:szCs w:val="24"/>
        </w:rPr>
        <w:t xml:space="preserve">e arquivo </w:t>
      </w:r>
      <w:r w:rsidRPr="00C32296">
        <w:rPr>
          <w:rFonts w:ascii="Arial" w:hAnsi="Arial" w:cs="Arial"/>
          <w:sz w:val="24"/>
          <w:szCs w:val="24"/>
        </w:rPr>
        <w:lastRenderedPageBreak/>
        <w:t>deverá encontrar-se as informações necessárias para conexão com o banco. A saber, login, senha, driver e url do banco</w:t>
      </w:r>
      <w:r w:rsidRPr="00C32296">
        <w:rPr>
          <w:rFonts w:ascii="Arial" w:hAnsi="Arial" w:cs="Arial"/>
          <w:b/>
          <w:sz w:val="24"/>
          <w:szCs w:val="24"/>
        </w:rPr>
        <w:t>;</w:t>
      </w:r>
    </w:p>
    <w:p w:rsidR="00D03E65" w:rsidRPr="00A77B72" w:rsidRDefault="007567A0" w:rsidP="00A77B72">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 xml:space="preserve">Único ponto de entrada e saída e remoção de dados </w:t>
      </w:r>
      <w:r w:rsidRPr="00C32296">
        <w:rPr>
          <w:rFonts w:ascii="Arial" w:hAnsi="Arial" w:cs="Arial"/>
          <w:sz w:val="24"/>
          <w:szCs w:val="24"/>
        </w:rPr>
        <w:t xml:space="preserve">– A estrutura da ferramenta oferece uma estrutura única para a realização de comandos de persistência de dados no Banco, assim como também, respectivamente, para pesquisa de dados do banco. Isso faz com que não exista redundância de código na </w:t>
      </w:r>
      <w:del w:id="43" w:author="Dr Weimar" w:date="2017-04-19T00:54:00Z">
        <w:r w:rsidRPr="00C32296" w:rsidDel="00FF3044">
          <w:rPr>
            <w:rFonts w:ascii="Arial" w:hAnsi="Arial" w:cs="Arial"/>
            <w:sz w:val="24"/>
            <w:szCs w:val="24"/>
          </w:rPr>
          <w:delText xml:space="preserve"> </w:delText>
        </w:r>
      </w:del>
      <w:r w:rsidRPr="00C32296">
        <w:rPr>
          <w:rFonts w:ascii="Arial" w:hAnsi="Arial" w:cs="Arial"/>
          <w:sz w:val="24"/>
          <w:szCs w:val="24"/>
        </w:rPr>
        <w:t>implementação de consultas e persistências;</w:t>
      </w:r>
    </w:p>
    <w:p w:rsidR="00D03E65" w:rsidRPr="00A77B72" w:rsidRDefault="007567A0" w:rsidP="00E6615F">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Não necessita de SQL</w:t>
      </w:r>
      <w:r w:rsidRPr="00A77B72">
        <w:rPr>
          <w:rFonts w:ascii="Arial" w:hAnsi="Arial" w:cs="Arial"/>
          <w:sz w:val="24"/>
          <w:szCs w:val="24"/>
        </w:rPr>
        <w:t xml:space="preserve"> – </w:t>
      </w:r>
      <w:del w:id="44" w:author="Dr Weimar" w:date="2017-04-19T00:55:00Z">
        <w:r w:rsidRPr="00A77B72" w:rsidDel="00FF3044">
          <w:rPr>
            <w:rFonts w:ascii="Arial" w:hAnsi="Arial" w:cs="Arial"/>
            <w:sz w:val="24"/>
            <w:szCs w:val="24"/>
          </w:rPr>
          <w:delText xml:space="preserve">  </w:delText>
        </w:r>
      </w:del>
      <w:r w:rsidRPr="00A77B72">
        <w:rPr>
          <w:rFonts w:ascii="Arial" w:hAnsi="Arial" w:cs="Arial"/>
          <w:sz w:val="24"/>
          <w:szCs w:val="24"/>
        </w:rPr>
        <w:t>Através de uma estrutura genérica da O.O, baseada na metodologia de reflexão para quebra de encapsulamento de objetos , a ferramenta é capaz de interpretar objetos e gerar o respectivo código SQL e executá-lo internamente, obtendo o resultado para o usuário;</w:t>
      </w:r>
    </w:p>
    <w:p w:rsidR="00D03E65" w:rsidRPr="00A77B72" w:rsidRDefault="007567A0" w:rsidP="00E6615F">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 xml:space="preserve">Executa SQL </w:t>
      </w:r>
      <w:r w:rsidRPr="00A77B72">
        <w:rPr>
          <w:rFonts w:ascii="Arial" w:hAnsi="Arial" w:cs="Arial"/>
          <w:sz w:val="24"/>
          <w:szCs w:val="24"/>
        </w:rPr>
        <w:t xml:space="preserve"> - Caso ainda seja necessário a realização da execução de um código SQL, a ferramenta é capaz de executar qualquer sintaxe SQL, retornando o resultado da mesma maneira;</w:t>
      </w:r>
    </w:p>
    <w:p w:rsidR="00D03E65" w:rsidRPr="00C32296" w:rsidRDefault="007567A0" w:rsidP="00C32296">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Velocidade de desenvolvimento</w:t>
      </w:r>
      <w:r w:rsidRPr="00C32296">
        <w:rPr>
          <w:rFonts w:ascii="Arial" w:hAnsi="Arial" w:cs="Arial"/>
          <w:sz w:val="24"/>
          <w:szCs w:val="24"/>
        </w:rPr>
        <w:t xml:space="preserve"> – Para a realização da integração da ferramenta com um Banco de dados relacional, basta apenas que o programador configure, por meio de um arquivo xml, alguns parâmetros indicando a url do banco, driver, usuário e senha. A partir daí, por meio da utilização do paradigma da O.O,</w:t>
      </w:r>
      <w:ins w:id="45" w:author="Dr Weimar" w:date="2017-04-19T00:56:00Z">
        <w:r w:rsidR="00FF3044">
          <w:rPr>
            <w:rFonts w:ascii="Arial" w:hAnsi="Arial" w:cs="Arial"/>
            <w:sz w:val="24"/>
            <w:szCs w:val="24"/>
          </w:rPr>
          <w:t>(((</w:t>
        </w:r>
      </w:ins>
      <w:del w:id="46" w:author="Dr Weimar" w:date="2017-04-19T00:56:00Z">
        <w:r w:rsidRPr="00C32296" w:rsidDel="00FF3044">
          <w:rPr>
            <w:rFonts w:ascii="Arial" w:hAnsi="Arial" w:cs="Arial"/>
            <w:sz w:val="24"/>
            <w:szCs w:val="24"/>
          </w:rPr>
          <w:delText xml:space="preserve">  </w:delText>
        </w:r>
      </w:del>
      <w:ins w:id="47" w:author="Dr Weimar" w:date="2017-04-19T00:56:00Z">
        <w:r w:rsidR="00FF3044">
          <w:rPr>
            <w:rFonts w:ascii="Arial" w:hAnsi="Arial" w:cs="Arial"/>
            <w:sz w:val="24"/>
            <w:szCs w:val="24"/>
          </w:rPr>
          <w:t xml:space="preserve">rever o que está faltando) </w:t>
        </w:r>
      </w:ins>
      <w:r w:rsidRPr="00C32296">
        <w:rPr>
          <w:rFonts w:ascii="Arial" w:hAnsi="Arial" w:cs="Arial"/>
          <w:sz w:val="24"/>
          <w:szCs w:val="24"/>
        </w:rPr>
        <w:t xml:space="preserve">já se é possível a realização de qualquer transação por intermédio da ferramenta. </w:t>
      </w:r>
    </w:p>
    <w:p w:rsidR="00D03E65" w:rsidRDefault="00D03E65">
      <w:pPr>
        <w:jc w:val="both"/>
        <w:rPr>
          <w:rFonts w:ascii="Arial" w:hAnsi="Arial" w:cs="Arial"/>
        </w:rPr>
      </w:pPr>
    </w:p>
    <w:p w:rsidR="00D03E65" w:rsidRDefault="007567A0" w:rsidP="00233C11">
      <w:pPr>
        <w:pStyle w:val="Ttulo2"/>
      </w:pPr>
      <w:bookmarkStart w:id="48" w:name="__RefHeading___Toc4005_990249200"/>
      <w:bookmarkStart w:id="49" w:name="_Toc479953291"/>
      <w:bookmarkEnd w:id="48"/>
      <w:r>
        <w:t>2.1  Metodologia de Trabalho</w:t>
      </w:r>
      <w:bookmarkEnd w:id="49"/>
    </w:p>
    <w:p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Este trabalho foi elaborado </w:t>
      </w:r>
      <w:ins w:id="50" w:author="Dr Weimar" w:date="2017-04-19T00:57:00Z">
        <w:r w:rsidR="00FF3044">
          <w:rPr>
            <w:rFonts w:ascii="Arial" w:hAnsi="Arial" w:cs="Arial"/>
            <w:sz w:val="24"/>
            <w:szCs w:val="24"/>
          </w:rPr>
          <w:t>por meio dos</w:t>
        </w:r>
      </w:ins>
      <w:del w:id="51" w:author="Dr Weimar" w:date="2017-04-19T00:57:00Z">
        <w:r w:rsidRPr="00640CE5" w:rsidDel="00FF3044">
          <w:rPr>
            <w:rFonts w:ascii="Arial" w:hAnsi="Arial" w:cs="Arial"/>
            <w:sz w:val="24"/>
            <w:szCs w:val="24"/>
          </w:rPr>
          <w:delText>nos</w:delText>
        </w:r>
      </w:del>
      <w:r w:rsidRPr="00640CE5">
        <w:rPr>
          <w:rFonts w:ascii="Arial" w:hAnsi="Arial" w:cs="Arial"/>
          <w:sz w:val="24"/>
          <w:szCs w:val="24"/>
        </w:rPr>
        <w:t xml:space="preserve"> seguintes métodos:</w:t>
      </w:r>
    </w:p>
    <w:p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bibliográfica em livros relacionados a linguagem de programação JAVA, em livros relacionados a padrões de projetos e em livros relacionados a boas práticas de programação;</w:t>
      </w:r>
    </w:p>
    <w:p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em sites na internet;</w:t>
      </w:r>
    </w:p>
    <w:p w:rsidR="00D03E65" w:rsidRPr="00640CE5" w:rsidRDefault="007567A0" w:rsidP="00640CE5">
      <w:pPr>
        <w:pStyle w:val="PargrafodaLista"/>
        <w:numPr>
          <w:ilvl w:val="0"/>
          <w:numId w:val="2"/>
        </w:numPr>
        <w:spacing w:line="360" w:lineRule="auto"/>
        <w:ind w:left="1440" w:hanging="371"/>
        <w:jc w:val="both"/>
        <w:rPr>
          <w:rFonts w:ascii="Arial" w:hAnsi="Arial" w:cs="Arial"/>
          <w:sz w:val="24"/>
          <w:szCs w:val="24"/>
        </w:rPr>
      </w:pPr>
      <w:r w:rsidRPr="00640CE5">
        <w:rPr>
          <w:rFonts w:ascii="Arial" w:hAnsi="Arial" w:cs="Arial"/>
          <w:sz w:val="24"/>
          <w:szCs w:val="24"/>
        </w:rPr>
        <w:t>Ajustes de código para otimização da ferramenta, baseado nas consultas realizadas.</w:t>
      </w:r>
    </w:p>
    <w:p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A pesquisa bibliográfica é definida por Koche (2006) como sendo a que se desenvolve procurando explicar um problema, utilizando o conhecimento disponível, a partir das teorias evidenciadas em livros ou obras congêneres. Na pesquisa bibliográfica, </w:t>
      </w:r>
      <w:r w:rsidRPr="00640CE5">
        <w:rPr>
          <w:rFonts w:ascii="Arial" w:hAnsi="Arial" w:cs="Arial"/>
        </w:rPr>
        <w:lastRenderedPageBreak/>
        <w:t>o investigador levanta o conhecimento disponível na área, identificando as teorias produzidas, analisando-as e avaliando a contribuição delas para auxiliar a compreender ou explicar o problema objeto da investigação.</w:t>
      </w:r>
    </w:p>
    <w:p w:rsidR="00D03E65" w:rsidRDefault="00D03E65">
      <w:pPr>
        <w:pStyle w:val="PargrafodaLista"/>
        <w:tabs>
          <w:tab w:val="left" w:pos="1770"/>
        </w:tabs>
        <w:ind w:left="1429"/>
        <w:jc w:val="both"/>
        <w:rPr>
          <w:rFonts w:ascii="Arial" w:hAnsi="Arial" w:cs="Arial"/>
        </w:rPr>
      </w:pPr>
    </w:p>
    <w:p w:rsidR="00D03E65" w:rsidRDefault="007567A0">
      <w:pPr>
        <w:pStyle w:val="Ttulo2"/>
      </w:pPr>
      <w:bookmarkStart w:id="52" w:name="__RefHeading___Toc4007_990249200"/>
      <w:bookmarkStart w:id="53" w:name="_Toc479953292"/>
      <w:bookmarkEnd w:id="52"/>
      <w:r>
        <w:t>2.2 Precisão de Alocação de Recursos</w:t>
      </w:r>
      <w:bookmarkEnd w:id="53"/>
    </w:p>
    <w:p w:rsidR="00D03E65" w:rsidRPr="00640CE5" w:rsidRDefault="007567A0" w:rsidP="00640CE5">
      <w:pPr>
        <w:spacing w:line="360" w:lineRule="auto"/>
        <w:jc w:val="both"/>
        <w:rPr>
          <w:rFonts w:ascii="Arial" w:hAnsi="Arial" w:cs="Arial"/>
        </w:rPr>
      </w:pPr>
      <w:r>
        <w:rPr>
          <w:rFonts w:ascii="Arial" w:hAnsi="Arial" w:cs="Arial"/>
        </w:rPr>
        <w:tab/>
      </w:r>
      <w:r w:rsidRPr="00640CE5">
        <w:rPr>
          <w:rFonts w:ascii="Arial" w:hAnsi="Arial" w:cs="Arial"/>
        </w:rPr>
        <w:t>Para o desenvolvimento do Framework, foi necessário que os recursos humanos e materiais fosse respectivamente alocados da seguinte maneira:</w:t>
      </w:r>
    </w:p>
    <w:p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Humanos</w:t>
      </w:r>
      <w:r w:rsidRPr="00640CE5">
        <w:rPr>
          <w:rFonts w:ascii="Arial" w:hAnsi="Arial" w:cs="Arial"/>
          <w:sz w:val="24"/>
          <w:szCs w:val="24"/>
        </w:rPr>
        <w:t xml:space="preserve"> – Autor do projeto;</w:t>
      </w:r>
    </w:p>
    <w:p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Materiais</w:t>
      </w:r>
      <w:r w:rsidRPr="00640CE5">
        <w:rPr>
          <w:rFonts w:ascii="Arial" w:hAnsi="Arial" w:cs="Arial"/>
          <w:sz w:val="24"/>
          <w:szCs w:val="24"/>
        </w:rPr>
        <w:t xml:space="preserve"> – Computador MacBook Pro, Hospedagem de serviço de banco de dados em nuvem, Hospedagem de sistema web, softwares Ecplise e PostgresSQL.</w:t>
      </w:r>
    </w:p>
    <w:p w:rsidR="00D03E65" w:rsidRPr="00640CE5" w:rsidRDefault="007567A0" w:rsidP="00640CE5">
      <w:pPr>
        <w:spacing w:line="360" w:lineRule="auto"/>
        <w:jc w:val="both"/>
        <w:rPr>
          <w:rFonts w:ascii="Arial" w:hAnsi="Arial" w:cs="Arial"/>
        </w:rPr>
      </w:pPr>
      <w:r w:rsidRPr="00640CE5">
        <w:rPr>
          <w:rFonts w:ascii="Arial" w:hAnsi="Arial" w:cs="Arial"/>
          <w:color w:val="009933"/>
        </w:rPr>
        <w:tab/>
      </w:r>
      <w:r w:rsidRPr="00640CE5">
        <w:rPr>
          <w:rFonts w:ascii="Arial" w:hAnsi="Arial" w:cs="Arial"/>
          <w:color w:val="000000"/>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rsidR="00D03E65" w:rsidRDefault="00D03E65">
      <w:pPr>
        <w:ind w:left="1080"/>
        <w:jc w:val="both"/>
        <w:rPr>
          <w:rFonts w:ascii="Arial" w:hAnsi="Arial" w:cs="Arial"/>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tblPr>
      <w:tblGrid>
        <w:gridCol w:w="1377"/>
        <w:gridCol w:w="6866"/>
        <w:gridCol w:w="1403"/>
      </w:tblGrid>
      <w:tr w:rsidR="00D03E65">
        <w:trPr>
          <w:trHeight w:val="300"/>
        </w:trPr>
        <w:tc>
          <w:tcPr>
            <w:tcW w:w="9646"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rsidR="00D03E65" w:rsidRDefault="007567A0">
            <w:pPr>
              <w:jc w:val="center"/>
              <w:rPr>
                <w:rFonts w:ascii="Arial" w:eastAsia="Times New Roman" w:hAnsi="Arial" w:cs="Arial"/>
                <w:color w:val="FFFFFF"/>
              </w:rPr>
            </w:pPr>
            <w:r>
              <w:rPr>
                <w:rFonts w:ascii="Arial" w:eastAsia="Times New Roman" w:hAnsi="Arial" w:cs="Arial"/>
                <w:color w:val="FFFFFF"/>
              </w:rPr>
              <w:t>Recursos de Hardware e Software</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95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Computador MacBook Pro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R$ 6000,00</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de banco de dados</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com container de aplicação Tomcat</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Softwares para desenvolvimento de sistemas Navicat</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lang w:val="en-US"/>
              </w:rPr>
            </w:pPr>
            <w:r>
              <w:rPr>
                <w:rFonts w:ascii="Arial" w:eastAsia="Times New Roman" w:hAnsi="Arial" w:cs="Arial"/>
                <w:color w:val="000000"/>
                <w:lang w:val="en-US"/>
              </w:rPr>
              <w:t>R$ 400,00</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Software Eclipse e PostgreSQL</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R$ 0,00</w:t>
            </w:r>
          </w:p>
        </w:tc>
      </w:tr>
    </w:tbl>
    <w:p w:rsidR="00D03E65" w:rsidRPr="00640CE5" w:rsidRDefault="007567A0">
      <w:pPr>
        <w:jc w:val="center"/>
        <w:rPr>
          <w:rFonts w:ascii="Arial" w:hAnsi="Arial" w:cs="Arial"/>
          <w:sz w:val="16"/>
          <w:szCs w:val="16"/>
        </w:rPr>
      </w:pPr>
      <w:r w:rsidRPr="00640CE5">
        <w:rPr>
          <w:rFonts w:ascii="Arial" w:hAnsi="Arial" w:cs="Arial"/>
          <w:sz w:val="16"/>
          <w:szCs w:val="16"/>
        </w:rPr>
        <w:t>Tabela 1: Recursos de Hardware e Software</w:t>
      </w:r>
    </w:p>
    <w:p w:rsidR="00640CE5" w:rsidRDefault="00640CE5">
      <w:pPr>
        <w:jc w:val="center"/>
      </w:pPr>
    </w:p>
    <w:tbl>
      <w:tblPr>
        <w:tblW w:w="97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tblPr>
      <w:tblGrid>
        <w:gridCol w:w="1377"/>
        <w:gridCol w:w="6640"/>
        <w:gridCol w:w="1702"/>
      </w:tblGrid>
      <w:tr w:rsidR="00D03E65">
        <w:trPr>
          <w:trHeight w:val="300"/>
        </w:trPr>
        <w:tc>
          <w:tcPr>
            <w:tcW w:w="9719"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rsidR="00D03E65" w:rsidRDefault="007567A0">
            <w:pPr>
              <w:jc w:val="center"/>
              <w:rPr>
                <w:rFonts w:ascii="Arial" w:eastAsia="Times New Roman" w:hAnsi="Arial" w:cs="Arial"/>
                <w:color w:val="FFFFFF"/>
              </w:rPr>
            </w:pPr>
            <w:r>
              <w:rPr>
                <w:rFonts w:ascii="Arial" w:eastAsia="Times New Roman" w:hAnsi="Arial" w:cs="Arial"/>
                <w:color w:val="FFFFFF"/>
              </w:rPr>
              <w:t>Recursos Humanos</w:t>
            </w:r>
          </w:p>
        </w:tc>
      </w:tr>
      <w:tr w:rsidR="00D03E65">
        <w:trPr>
          <w:trHeight w:val="300"/>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730"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rsidTr="00640CE5">
        <w:trPr>
          <w:trHeight w:val="523"/>
        </w:trPr>
        <w:tc>
          <w:tcPr>
            <w:tcW w:w="1278"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730" w:type="dxa"/>
            <w:tcBorders>
              <w:left w:val="single" w:sz="4" w:space="0" w:color="000000"/>
              <w:bottom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Analista de Sistemas Sênior com habilidade em programação JAVA – 2600 horas</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R$ 15.000,00</w:t>
            </w:r>
          </w:p>
        </w:tc>
      </w:tr>
    </w:tbl>
    <w:p w:rsidR="00D03E65" w:rsidRDefault="007567A0">
      <w:pPr>
        <w:jc w:val="center"/>
        <w:rPr>
          <w:rFonts w:ascii="Arial" w:hAnsi="Arial" w:cs="Arial"/>
          <w:sz w:val="16"/>
          <w:szCs w:val="16"/>
          <w:lang w:val="en-US"/>
        </w:rPr>
      </w:pPr>
      <w:r>
        <w:rPr>
          <w:rFonts w:ascii="Arial" w:hAnsi="Arial" w:cs="Arial"/>
          <w:sz w:val="16"/>
          <w:szCs w:val="16"/>
          <w:lang w:val="en-US"/>
        </w:rPr>
        <w:t>Tabela 2: RecursosHumanos</w:t>
      </w:r>
    </w:p>
    <w:p w:rsidR="00D03E65" w:rsidRDefault="00D03E65">
      <w:pPr>
        <w:jc w:val="both"/>
        <w:rPr>
          <w:ins w:id="54" w:author="Dr Weimar" w:date="2017-04-19T00:58:00Z"/>
          <w:rFonts w:ascii="Arial" w:hAnsi="Arial" w:cs="Arial"/>
          <w:sz w:val="16"/>
          <w:szCs w:val="16"/>
          <w:lang w:val="en-US"/>
        </w:rPr>
      </w:pPr>
    </w:p>
    <w:p w:rsidR="00FF3044" w:rsidRDefault="00FF3044">
      <w:pPr>
        <w:jc w:val="both"/>
        <w:rPr>
          <w:ins w:id="55" w:author="Dr Weimar" w:date="2017-04-19T00:58:00Z"/>
          <w:rFonts w:ascii="Arial" w:hAnsi="Arial" w:cs="Arial"/>
          <w:sz w:val="16"/>
          <w:szCs w:val="16"/>
          <w:lang w:val="en-US"/>
        </w:rPr>
      </w:pPr>
    </w:p>
    <w:p w:rsidR="00FF3044" w:rsidRDefault="00FF3044">
      <w:pPr>
        <w:jc w:val="both"/>
        <w:rPr>
          <w:ins w:id="56" w:author="Dr Weimar" w:date="2017-04-19T00:58:00Z"/>
          <w:rFonts w:ascii="Arial" w:hAnsi="Arial" w:cs="Arial"/>
          <w:sz w:val="16"/>
          <w:szCs w:val="16"/>
          <w:lang w:val="en-US"/>
        </w:rPr>
      </w:pPr>
    </w:p>
    <w:p w:rsidR="00FF3044" w:rsidRDefault="00FF3044">
      <w:pPr>
        <w:jc w:val="both"/>
        <w:rPr>
          <w:rFonts w:ascii="Arial" w:hAnsi="Arial" w:cs="Arial"/>
          <w:sz w:val="16"/>
          <w:szCs w:val="16"/>
          <w:lang w:val="en-US"/>
        </w:rPr>
      </w:pPr>
    </w:p>
    <w:p w:rsidR="00D03E65" w:rsidRPr="00A77B72" w:rsidRDefault="00233C11" w:rsidP="00E6615F">
      <w:pPr>
        <w:pStyle w:val="Ttulo2"/>
        <w:rPr>
          <w:rFonts w:cs="Arial"/>
        </w:rPr>
      </w:pPr>
      <w:bookmarkStart w:id="57" w:name="__RefHeading___Toc4009_990249200"/>
      <w:bookmarkStart w:id="58" w:name="_Toc479953293"/>
      <w:bookmarkEnd w:id="57"/>
      <w:r>
        <w:lastRenderedPageBreak/>
        <w:t>2.3</w:t>
      </w:r>
      <w:r w:rsidR="007567A0" w:rsidRPr="00233C11">
        <w:t xml:space="preserve"> Cronograma de trabalho</w:t>
      </w:r>
      <w:bookmarkEnd w:id="58"/>
    </w:p>
    <w:p w:rsidR="00D03E65" w:rsidRPr="00640CE5" w:rsidRDefault="007567A0" w:rsidP="00640CE5">
      <w:pPr>
        <w:pStyle w:val="PargrafodaLista"/>
        <w:spacing w:line="360" w:lineRule="auto"/>
        <w:ind w:left="0"/>
        <w:rPr>
          <w:sz w:val="24"/>
          <w:szCs w:val="24"/>
        </w:rPr>
      </w:pPr>
      <w:r>
        <w:tab/>
      </w:r>
      <w:r w:rsidRPr="00640CE5">
        <w:rPr>
          <w:rFonts w:ascii="Arial" w:hAnsi="Arial"/>
          <w:sz w:val="24"/>
          <w:szCs w:val="24"/>
        </w:rPr>
        <w:t>O planejamento das atividades no tempo adequado para alcançar os objetivos pode ser verificado na Tabela 3:</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tblPr>
      <w:tblGrid>
        <w:gridCol w:w="2251"/>
        <w:gridCol w:w="1936"/>
        <w:gridCol w:w="1816"/>
        <w:gridCol w:w="1282"/>
        <w:gridCol w:w="1141"/>
      </w:tblGrid>
      <w:tr w:rsidR="00640CE5" w:rsidRPr="00640CE5" w:rsidTr="00640CE5">
        <w:trPr>
          <w:trHeight w:val="300"/>
        </w:trPr>
        <w:tc>
          <w:tcPr>
            <w:tcW w:w="3980" w:type="dxa"/>
            <w:tcBorders>
              <w:top w:val="single" w:sz="4" w:space="0" w:color="000000"/>
              <w:left w:val="single" w:sz="4" w:space="0" w:color="000000"/>
              <w:bottom w:val="single" w:sz="4" w:space="0" w:color="000000"/>
            </w:tcBorders>
            <w:shd w:val="clear" w:color="auto" w:fill="auto"/>
            <w:tcMar>
              <w:left w:w="65" w:type="dxa"/>
            </w:tcMar>
            <w:vAlign w:val="bottom"/>
          </w:tcPr>
          <w:p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 </w:t>
            </w:r>
          </w:p>
        </w:tc>
        <w:tc>
          <w:tcPr>
            <w:tcW w:w="960" w:type="dxa"/>
            <w:tcBorders>
              <w:top w:val="single" w:sz="4" w:space="0" w:color="000000"/>
              <w:left w:val="single" w:sz="4" w:space="0" w:color="000000"/>
              <w:bottom w:val="single" w:sz="4" w:space="0" w:color="000000"/>
            </w:tcBorders>
            <w:shd w:val="clear" w:color="auto" w:fill="auto"/>
            <w:tcMar>
              <w:left w:w="65" w:type="dxa"/>
            </w:tcMar>
            <w:vAlign w:val="bottom"/>
          </w:tcPr>
          <w:p w:rsidR="00640CE5" w:rsidRPr="00640CE5" w:rsidRDefault="00FF3044" w:rsidP="00640CE5">
            <w:pPr>
              <w:spacing w:line="360" w:lineRule="auto"/>
              <w:rPr>
                <w:rFonts w:ascii="Arial" w:eastAsia="Times New Roman" w:hAnsi="Arial" w:cs="Arial"/>
                <w:color w:val="000000"/>
              </w:rPr>
            </w:pPr>
            <w:ins w:id="59" w:author="Dr Weimar" w:date="2017-04-19T00:59:00Z">
              <w:r>
                <w:rPr>
                  <w:rFonts w:ascii="Arial" w:eastAsia="Times New Roman" w:hAnsi="Arial" w:cs="Arial"/>
                  <w:color w:val="000000"/>
                </w:rPr>
                <w:t>Fevereiro</w:t>
              </w:r>
            </w:ins>
            <w:del w:id="60" w:author="Dr Weimar" w:date="2017-04-19T00:59:00Z">
              <w:r w:rsidR="00640CE5" w:rsidRPr="00640CE5" w:rsidDel="00FF3044">
                <w:rPr>
                  <w:rFonts w:ascii="Arial" w:eastAsia="Times New Roman" w:hAnsi="Arial" w:cs="Arial"/>
                  <w:color w:val="000000"/>
                </w:rPr>
                <w:delText>Janeiro</w:delText>
              </w:r>
            </w:del>
          </w:p>
        </w:tc>
        <w:tc>
          <w:tcPr>
            <w:tcW w:w="1156" w:type="dxa"/>
            <w:tcBorders>
              <w:top w:val="single" w:sz="4" w:space="0" w:color="000000"/>
              <w:left w:val="single" w:sz="4" w:space="0" w:color="000000"/>
              <w:bottom w:val="single" w:sz="4" w:space="0" w:color="000000"/>
            </w:tcBorders>
            <w:shd w:val="clear" w:color="auto" w:fill="auto"/>
            <w:tcMar>
              <w:left w:w="65" w:type="dxa"/>
            </w:tcMar>
            <w:vAlign w:val="bottom"/>
          </w:tcPr>
          <w:p w:rsidR="00640CE5" w:rsidRPr="00640CE5" w:rsidRDefault="00FF3044" w:rsidP="00640CE5">
            <w:pPr>
              <w:spacing w:line="360" w:lineRule="auto"/>
              <w:rPr>
                <w:rFonts w:ascii="Arial" w:eastAsia="Times New Roman" w:hAnsi="Arial" w:cs="Arial"/>
                <w:color w:val="000000"/>
              </w:rPr>
            </w:pPr>
            <w:ins w:id="61" w:author="Dr Weimar" w:date="2017-04-19T01:00:00Z">
              <w:r>
                <w:rPr>
                  <w:rFonts w:ascii="Arial" w:eastAsia="Times New Roman" w:hAnsi="Arial" w:cs="Arial"/>
                  <w:color w:val="000000"/>
                </w:rPr>
                <w:t>Março</w:t>
              </w:r>
            </w:ins>
            <w:del w:id="62" w:author="Dr Weimar" w:date="2017-04-19T01:00:00Z">
              <w:r w:rsidR="00640CE5" w:rsidRPr="00640CE5" w:rsidDel="00FF3044">
                <w:rPr>
                  <w:rFonts w:ascii="Arial" w:eastAsia="Times New Roman" w:hAnsi="Arial" w:cs="Arial"/>
                  <w:color w:val="000000"/>
                </w:rPr>
                <w:delText>Fevereiro</w:delText>
              </w:r>
            </w:del>
          </w:p>
        </w:tc>
        <w:tc>
          <w:tcPr>
            <w:tcW w:w="116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bottom"/>
          </w:tcPr>
          <w:p w:rsidR="00640CE5" w:rsidRPr="00640CE5" w:rsidRDefault="00FF3044" w:rsidP="00640CE5">
            <w:pPr>
              <w:spacing w:line="360" w:lineRule="auto"/>
              <w:rPr>
                <w:rFonts w:ascii="Arial" w:eastAsia="Times New Roman" w:hAnsi="Arial" w:cs="Arial"/>
                <w:color w:val="000000"/>
              </w:rPr>
            </w:pPr>
            <w:ins w:id="63" w:author="Dr Weimar" w:date="2017-04-19T01:00:00Z">
              <w:r>
                <w:rPr>
                  <w:rFonts w:ascii="Arial" w:eastAsia="Times New Roman" w:hAnsi="Arial" w:cs="Arial"/>
                  <w:color w:val="000000"/>
                </w:rPr>
                <w:t>Abril</w:t>
              </w:r>
            </w:ins>
            <w:del w:id="64" w:author="Dr Weimar" w:date="2017-04-19T01:00:00Z">
              <w:r w:rsidR="00640CE5" w:rsidRPr="00640CE5" w:rsidDel="00FF3044">
                <w:rPr>
                  <w:rFonts w:ascii="Arial" w:eastAsia="Times New Roman" w:hAnsi="Arial" w:cs="Arial"/>
                  <w:color w:val="000000"/>
                </w:rPr>
                <w:delText>Março</w:delText>
              </w:r>
            </w:del>
          </w:p>
        </w:tc>
        <w:tc>
          <w:tcPr>
            <w:tcW w:w="1165" w:type="dxa"/>
            <w:tcBorders>
              <w:top w:val="single" w:sz="4" w:space="0" w:color="000000"/>
              <w:left w:val="single" w:sz="4" w:space="0" w:color="000000"/>
              <w:bottom w:val="single" w:sz="4" w:space="0" w:color="000000"/>
              <w:right w:val="single" w:sz="4" w:space="0" w:color="000000"/>
            </w:tcBorders>
          </w:tcPr>
          <w:p w:rsidR="00640CE5" w:rsidRPr="00640CE5" w:rsidRDefault="00FF3044" w:rsidP="00640CE5">
            <w:pPr>
              <w:spacing w:line="360" w:lineRule="auto"/>
              <w:rPr>
                <w:rFonts w:ascii="Arial" w:eastAsia="Times New Roman" w:hAnsi="Arial" w:cs="Arial"/>
                <w:color w:val="000000"/>
              </w:rPr>
            </w:pPr>
            <w:ins w:id="65" w:author="Dr Weimar" w:date="2017-04-19T01:00:00Z">
              <w:r>
                <w:rPr>
                  <w:rFonts w:ascii="Arial" w:eastAsia="Times New Roman" w:hAnsi="Arial" w:cs="Arial"/>
                  <w:color w:val="000000"/>
                </w:rPr>
                <w:t>Maio</w:t>
              </w:r>
            </w:ins>
            <w:del w:id="66" w:author="Dr Weimar" w:date="2017-04-19T01:00:00Z">
              <w:r w:rsidR="00640CE5" w:rsidRPr="00640CE5" w:rsidDel="00FF3044">
                <w:rPr>
                  <w:rFonts w:ascii="Arial" w:eastAsia="Times New Roman" w:hAnsi="Arial" w:cs="Arial"/>
                  <w:color w:val="000000"/>
                </w:rPr>
                <w:delText>Abril</w:delText>
              </w:r>
            </w:del>
          </w:p>
        </w:tc>
      </w:tr>
      <w:tr w:rsidR="00640CE5" w:rsidRPr="00640CE5"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Proposta do Trabalho</w:t>
            </w:r>
          </w:p>
        </w:tc>
        <w:tc>
          <w:tcPr>
            <w:tcW w:w="960"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rsidR="00640CE5" w:rsidRPr="00640CE5" w:rsidRDefault="00640CE5" w:rsidP="00640CE5">
            <w:pPr>
              <w:spacing w:line="360" w:lineRule="auto"/>
              <w:jc w:val="center"/>
              <w:rPr>
                <w:rFonts w:ascii="Arial" w:eastAsia="Times New Roman" w:hAnsi="Arial" w:cs="Arial"/>
                <w:color w:val="000000"/>
              </w:rPr>
            </w:pPr>
          </w:p>
        </w:tc>
      </w:tr>
      <w:tr w:rsidR="00640CE5" w:rsidRPr="00640CE5"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Estabelecimento dos Objetivos</w:t>
            </w:r>
          </w:p>
        </w:tc>
        <w:tc>
          <w:tcPr>
            <w:tcW w:w="960"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rsidR="00640CE5" w:rsidRPr="00640CE5" w:rsidRDefault="00640CE5" w:rsidP="00640CE5">
            <w:pPr>
              <w:spacing w:line="360" w:lineRule="auto"/>
              <w:jc w:val="center"/>
              <w:rPr>
                <w:rFonts w:ascii="Arial" w:eastAsia="Times New Roman" w:hAnsi="Arial" w:cs="Arial"/>
                <w:color w:val="000000"/>
              </w:rPr>
            </w:pPr>
          </w:p>
        </w:tc>
      </w:tr>
      <w:tr w:rsidR="00640CE5" w:rsidRPr="00640CE5"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Leitura da bibliografia</w:t>
            </w:r>
          </w:p>
        </w:tc>
        <w:tc>
          <w:tcPr>
            <w:tcW w:w="960"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r w:rsidR="00640CE5" w:rsidRPr="00640CE5" w:rsidTr="00640CE5">
        <w:trPr>
          <w:trHeight w:val="585"/>
        </w:trPr>
        <w:tc>
          <w:tcPr>
            <w:tcW w:w="3980" w:type="dxa"/>
            <w:tcBorders>
              <w:left w:val="single" w:sz="4" w:space="0" w:color="000000"/>
              <w:bottom w:val="single" w:sz="4" w:space="0" w:color="000000"/>
            </w:tcBorders>
            <w:shd w:val="clear" w:color="auto" w:fill="auto"/>
            <w:tcMar>
              <w:left w:w="65" w:type="dxa"/>
            </w:tcMar>
            <w:vAlign w:val="bottom"/>
          </w:tcPr>
          <w:p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Parte 1 do trabalho, documentação parcial do trabalho. (Itens 1, 2 e 3)</w:t>
            </w:r>
          </w:p>
        </w:tc>
        <w:tc>
          <w:tcPr>
            <w:tcW w:w="960"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rsidR="00640CE5" w:rsidRPr="00640CE5" w:rsidRDefault="00640CE5" w:rsidP="00640CE5">
            <w:pPr>
              <w:spacing w:line="360" w:lineRule="auto"/>
              <w:jc w:val="center"/>
              <w:rPr>
                <w:rFonts w:ascii="Arial" w:eastAsia="Times New Roman" w:hAnsi="Arial" w:cs="Arial"/>
                <w:color w:val="000000"/>
              </w:rPr>
            </w:pPr>
          </w:p>
        </w:tc>
      </w:tr>
      <w:tr w:rsidR="00640CE5" w:rsidRPr="00640CE5" w:rsidTr="00640CE5">
        <w:trPr>
          <w:trHeight w:val="870"/>
        </w:trPr>
        <w:tc>
          <w:tcPr>
            <w:tcW w:w="3980" w:type="dxa"/>
            <w:tcBorders>
              <w:left w:val="single" w:sz="4" w:space="0" w:color="000000"/>
              <w:bottom w:val="single" w:sz="4" w:space="0" w:color="000000"/>
            </w:tcBorders>
            <w:shd w:val="clear" w:color="auto" w:fill="auto"/>
            <w:tcMar>
              <w:left w:w="65" w:type="dxa"/>
            </w:tcMar>
            <w:vAlign w:val="bottom"/>
          </w:tcPr>
          <w:p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Trabalho final com documentação completa do trabalho. (Itens 1, 2 e 3 revisados e 4 e 5)</w:t>
            </w:r>
          </w:p>
        </w:tc>
        <w:tc>
          <w:tcPr>
            <w:tcW w:w="960"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p>
        </w:tc>
        <w:tc>
          <w:tcPr>
            <w:tcW w:w="1156" w:type="dxa"/>
            <w:tcBorders>
              <w:left w:val="single" w:sz="4" w:space="0" w:color="000000"/>
              <w:bottom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bl>
    <w:p w:rsidR="00D03E65" w:rsidRDefault="007567A0">
      <w:pPr>
        <w:pStyle w:val="PargrafodaLista"/>
        <w:jc w:val="center"/>
        <w:rPr>
          <w:rFonts w:ascii="Arial" w:hAnsi="Arial" w:cs="Arial"/>
          <w:sz w:val="16"/>
          <w:szCs w:val="16"/>
        </w:rPr>
      </w:pPr>
      <w:r>
        <w:rPr>
          <w:rFonts w:ascii="Arial" w:hAnsi="Arial" w:cs="Arial"/>
          <w:sz w:val="16"/>
          <w:szCs w:val="16"/>
        </w:rPr>
        <w:t>Tabela 3: Cronograma de Trabalho</w:t>
      </w:r>
    </w:p>
    <w:p w:rsidR="00D03E65" w:rsidRDefault="00D03E65">
      <w:pPr>
        <w:pStyle w:val="PargrafodaLista"/>
        <w:jc w:val="center"/>
        <w:rPr>
          <w:rFonts w:ascii="Arial" w:hAnsi="Arial" w:cs="Arial"/>
          <w:sz w:val="16"/>
          <w:szCs w:val="16"/>
        </w:rPr>
      </w:pPr>
    </w:p>
    <w:p w:rsidR="00D03E65" w:rsidRDefault="007567A0" w:rsidP="00E6615F">
      <w:pPr>
        <w:pStyle w:val="Ttulo1"/>
        <w:spacing w:line="360" w:lineRule="auto"/>
      </w:pPr>
      <w:bookmarkStart w:id="67" w:name="__RefHeading___Toc4011_990249200"/>
      <w:bookmarkStart w:id="68" w:name="_Toc479953294"/>
      <w:bookmarkEnd w:id="67"/>
      <w:r>
        <w:t>3  A EMPRESA E O NEGÓCIO</w:t>
      </w:r>
      <w:bookmarkEnd w:id="68"/>
    </w:p>
    <w:p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A Cientz Publicidade e Tecnologia é uma empresa que atua há 10 anos no mercado de publicidade e propaganda na cidade de Fortaleza no estado do Ceará. Atualmente é detentora de </w:t>
      </w:r>
      <w:r w:rsidR="00466D94" w:rsidRPr="00466D94">
        <w:rPr>
          <w:rFonts w:ascii="Arial" w:hAnsi="Arial" w:cs="Arial"/>
          <w:i/>
          <w:sz w:val="24"/>
          <w:szCs w:val="24"/>
          <w:rPrChange w:id="69" w:author="Dr Weimar" w:date="2017-04-19T01:00:00Z">
            <w:rPr>
              <w:rFonts w:ascii="Arial" w:eastAsia="SimSun" w:hAnsi="Arial" w:cs="Arial"/>
              <w:sz w:val="24"/>
              <w:szCs w:val="24"/>
              <w:lang w:eastAsia="pt-BR"/>
            </w:rPr>
          </w:rPrChange>
        </w:rPr>
        <w:t xml:space="preserve">startups </w:t>
      </w:r>
      <w:r w:rsidRPr="00640CE5">
        <w:rPr>
          <w:rFonts w:ascii="Arial" w:hAnsi="Arial" w:cs="Arial"/>
          <w:sz w:val="24"/>
          <w:szCs w:val="24"/>
        </w:rPr>
        <w:t xml:space="preserve">na área de inovação de projetos em tecnologia da informação. </w:t>
      </w:r>
    </w:p>
    <w:p w:rsidR="00D03E65" w:rsidRDefault="00D03E65">
      <w:pPr>
        <w:pStyle w:val="PargrafodaLista"/>
        <w:spacing w:line="360" w:lineRule="auto"/>
        <w:ind w:left="0"/>
        <w:jc w:val="both"/>
        <w:rPr>
          <w:rFonts w:ascii="Arial" w:hAnsi="Arial" w:cs="Arial"/>
        </w:rPr>
      </w:pPr>
    </w:p>
    <w:p w:rsidR="00D03E65" w:rsidRPr="00640CE5" w:rsidRDefault="007567A0" w:rsidP="00E6615F">
      <w:pPr>
        <w:pStyle w:val="Ttulo2"/>
        <w:spacing w:line="360" w:lineRule="auto"/>
        <w:jc w:val="both"/>
        <w:rPr>
          <w:rFonts w:cs="Arial"/>
        </w:rPr>
      </w:pPr>
      <w:bookmarkStart w:id="70" w:name="__RefHeading___Toc4013_990249200"/>
      <w:bookmarkStart w:id="71" w:name="_Toc479953295"/>
      <w:bookmarkEnd w:id="70"/>
      <w:r>
        <w:t>3.1 Histórico da empresa</w:t>
      </w:r>
      <w:bookmarkEnd w:id="71"/>
      <w:r w:rsidRPr="00640CE5">
        <w:rPr>
          <w:rFonts w:cs="Arial"/>
        </w:rPr>
        <w:tab/>
      </w:r>
    </w:p>
    <w:p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Com o intuito de entrar no neste novo mercado, a Cientz Publicidade e Tecnologia visa mesclar aos seus sistemas de informação a área da publicidade, aproximando ainda </w:t>
      </w:r>
      <w:r w:rsidRPr="00640CE5">
        <w:rPr>
          <w:rFonts w:ascii="Arial" w:hAnsi="Arial" w:cs="Arial"/>
          <w:sz w:val="24"/>
          <w:szCs w:val="24"/>
        </w:rPr>
        <w:lastRenderedPageBreak/>
        <w:t xml:space="preserve">mais </w:t>
      </w:r>
      <w:del w:id="72" w:author="Dr Weimar" w:date="2017-04-19T01:01:00Z">
        <w:r w:rsidRPr="00640CE5" w:rsidDel="00FF3044">
          <w:rPr>
            <w:rFonts w:ascii="Arial" w:hAnsi="Arial" w:cs="Arial"/>
            <w:sz w:val="24"/>
            <w:szCs w:val="24"/>
          </w:rPr>
          <w:delText xml:space="preserve"> </w:delText>
        </w:r>
      </w:del>
      <w:r w:rsidRPr="00640CE5">
        <w:rPr>
          <w:rFonts w:ascii="Arial" w:hAnsi="Arial" w:cs="Arial"/>
          <w:sz w:val="24"/>
          <w:szCs w:val="24"/>
        </w:rPr>
        <w:t>fornecedores e consumidores, de maneira que as oportunidades de mercado sejam ainda mais difundidas.</w:t>
      </w:r>
    </w:p>
    <w:p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sz w:val="24"/>
          <w:szCs w:val="24"/>
        </w:rPr>
        <w:tab/>
        <w:t>Sua proposta é que com um atendimento diferenciado, a empresa se coloque</w:t>
      </w:r>
      <w:del w:id="73" w:author="Dr Weimar" w:date="2017-04-19T01:01:00Z">
        <w:r w:rsidRPr="00640CE5" w:rsidDel="00FF3044">
          <w:rPr>
            <w:rFonts w:ascii="Arial" w:hAnsi="Arial" w:cs="Arial"/>
            <w:sz w:val="24"/>
            <w:szCs w:val="24"/>
          </w:rPr>
          <w:delText>-se</w:delText>
        </w:r>
      </w:del>
      <w:r w:rsidRPr="00640CE5">
        <w:rPr>
          <w:rFonts w:ascii="Arial" w:hAnsi="Arial" w:cs="Arial"/>
          <w:sz w:val="24"/>
          <w:szCs w:val="24"/>
        </w:rPr>
        <w:t xml:space="preserve"> o mais próximo possível de seus clientes, de maneira que dessa forma o entendimento e atendimento de suas necessidades são supridos o mais rápido possível.</w:t>
      </w:r>
    </w:p>
    <w:p w:rsidR="00D03E65" w:rsidRDefault="00D03E65">
      <w:pPr>
        <w:pStyle w:val="PargrafodaLista"/>
        <w:ind w:firstLine="720"/>
        <w:rPr>
          <w:rFonts w:ascii="Arial" w:hAnsi="Arial" w:cs="Arial"/>
        </w:rPr>
      </w:pPr>
    </w:p>
    <w:p w:rsidR="00D03E65" w:rsidRDefault="007567A0">
      <w:pPr>
        <w:pStyle w:val="Ttulo2"/>
      </w:pPr>
      <w:bookmarkStart w:id="74" w:name="__RefHeading___Toc4015_990249200"/>
      <w:bookmarkStart w:id="75" w:name="_Toc479953296"/>
      <w:bookmarkEnd w:id="74"/>
      <w:r>
        <w:t>3.2 Atividades da empresa</w:t>
      </w:r>
      <w:bookmarkEnd w:id="75"/>
    </w:p>
    <w:p w:rsidR="00D03E65" w:rsidRPr="00640CE5" w:rsidRDefault="007567A0" w:rsidP="00A77B72">
      <w:pPr>
        <w:spacing w:line="360" w:lineRule="auto"/>
        <w:jc w:val="both"/>
        <w:rPr>
          <w:rFonts w:ascii="Arial" w:hAnsi="Arial" w:cs="Arial"/>
        </w:rPr>
      </w:pPr>
      <w:r>
        <w:rPr>
          <w:rFonts w:ascii="Arial" w:hAnsi="Arial" w:cs="Arial"/>
        </w:rPr>
        <w:tab/>
      </w:r>
      <w:r w:rsidRPr="00640CE5">
        <w:rPr>
          <w:rFonts w:ascii="Arial" w:hAnsi="Arial" w:cs="Arial"/>
        </w:rPr>
        <w:t>A Cientz Publicidade atua nas seguintes vertentes de serviço:</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Assessoria de Imprensa;</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Lançamento de </w:t>
      </w:r>
      <w:ins w:id="76" w:author="Dr Weimar" w:date="2017-04-19T01:01:00Z">
        <w:r w:rsidR="00FF3044">
          <w:rPr>
            <w:rFonts w:ascii="Arial" w:hAnsi="Arial" w:cs="Arial"/>
            <w:sz w:val="24"/>
            <w:szCs w:val="24"/>
          </w:rPr>
          <w:t>E</w:t>
        </w:r>
      </w:ins>
      <w:del w:id="77" w:author="Dr Weimar" w:date="2017-04-19T01:01:00Z">
        <w:r w:rsidRPr="00640CE5" w:rsidDel="00FF3044">
          <w:rPr>
            <w:rFonts w:ascii="Arial" w:hAnsi="Arial" w:cs="Arial"/>
            <w:sz w:val="24"/>
            <w:szCs w:val="24"/>
          </w:rPr>
          <w:delText>e</w:delText>
        </w:r>
      </w:del>
      <w:r w:rsidRPr="00640CE5">
        <w:rPr>
          <w:rFonts w:ascii="Arial" w:hAnsi="Arial" w:cs="Arial"/>
          <w:sz w:val="24"/>
          <w:szCs w:val="24"/>
        </w:rPr>
        <w:t>mpresa;</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Lançamento ou Relançamento de </w:t>
      </w:r>
      <w:ins w:id="78" w:author="Dr Weimar" w:date="2017-04-19T01:02:00Z">
        <w:r w:rsidR="00FF3044">
          <w:rPr>
            <w:rFonts w:ascii="Arial" w:hAnsi="Arial" w:cs="Arial"/>
            <w:sz w:val="24"/>
            <w:szCs w:val="24"/>
          </w:rPr>
          <w:t>P</w:t>
        </w:r>
      </w:ins>
      <w:del w:id="79" w:author="Dr Weimar" w:date="2017-04-19T01:02:00Z">
        <w:r w:rsidRPr="00640CE5" w:rsidDel="00FF3044">
          <w:rPr>
            <w:rFonts w:ascii="Arial" w:hAnsi="Arial" w:cs="Arial"/>
            <w:sz w:val="24"/>
            <w:szCs w:val="24"/>
          </w:rPr>
          <w:delText>p</w:delText>
        </w:r>
      </w:del>
      <w:r w:rsidRPr="00640CE5">
        <w:rPr>
          <w:rFonts w:ascii="Arial" w:hAnsi="Arial" w:cs="Arial"/>
          <w:sz w:val="24"/>
          <w:szCs w:val="24"/>
        </w:rPr>
        <w:t>roduto;</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Imobiliário;</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00466D94" w:rsidRPr="00466D94">
        <w:rPr>
          <w:rFonts w:ascii="Arial" w:hAnsi="Arial" w:cs="Arial"/>
          <w:i/>
          <w:sz w:val="24"/>
          <w:szCs w:val="24"/>
          <w:rPrChange w:id="80" w:author="Dr Weimar" w:date="2017-04-19T01:02:00Z">
            <w:rPr>
              <w:rFonts w:ascii="Arial" w:eastAsia="SimSun" w:hAnsi="Arial" w:cs="Arial"/>
              <w:sz w:val="24"/>
              <w:szCs w:val="24"/>
              <w:lang w:eastAsia="pt-BR"/>
            </w:rPr>
          </w:rPrChange>
        </w:rPr>
        <w:t>Briefing</w:t>
      </w:r>
      <w:r w:rsidRPr="00640CE5">
        <w:rPr>
          <w:rFonts w:ascii="Arial" w:hAnsi="Arial" w:cs="Arial"/>
          <w:sz w:val="24"/>
          <w:szCs w:val="24"/>
        </w:rPr>
        <w:t>;</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Desenvolvimento de </w:t>
      </w:r>
      <w:ins w:id="81" w:author="Dr Weimar" w:date="2017-04-19T01:02:00Z">
        <w:r w:rsidR="00FF3044">
          <w:rPr>
            <w:rFonts w:ascii="Arial" w:hAnsi="Arial" w:cs="Arial"/>
            <w:sz w:val="24"/>
            <w:szCs w:val="24"/>
          </w:rPr>
          <w:t>L</w:t>
        </w:r>
      </w:ins>
      <w:del w:id="82" w:author="Dr Weimar" w:date="2017-04-19T01:02:00Z">
        <w:r w:rsidRPr="00640CE5" w:rsidDel="00FF3044">
          <w:rPr>
            <w:rFonts w:ascii="Arial" w:hAnsi="Arial" w:cs="Arial"/>
            <w:sz w:val="24"/>
            <w:szCs w:val="24"/>
          </w:rPr>
          <w:delText>l</w:delText>
        </w:r>
      </w:del>
      <w:r w:rsidRPr="00640CE5">
        <w:rPr>
          <w:rFonts w:ascii="Arial" w:hAnsi="Arial" w:cs="Arial"/>
          <w:sz w:val="24"/>
          <w:szCs w:val="24"/>
        </w:rPr>
        <w:t xml:space="preserve">ogotipo e </w:t>
      </w:r>
      <w:ins w:id="83" w:author="Dr Weimar" w:date="2017-04-19T01:02:00Z">
        <w:r w:rsidR="00FF3044">
          <w:rPr>
            <w:rFonts w:ascii="Arial" w:hAnsi="Arial" w:cs="Arial"/>
            <w:sz w:val="24"/>
            <w:szCs w:val="24"/>
          </w:rPr>
          <w:t>I</w:t>
        </w:r>
      </w:ins>
      <w:del w:id="84" w:author="Dr Weimar" w:date="2017-04-19T01:02:00Z">
        <w:r w:rsidRPr="00640CE5" w:rsidDel="00FF3044">
          <w:rPr>
            <w:rFonts w:ascii="Arial" w:hAnsi="Arial" w:cs="Arial"/>
            <w:sz w:val="24"/>
            <w:szCs w:val="24"/>
          </w:rPr>
          <w:delText>i</w:delText>
        </w:r>
      </w:del>
      <w:r w:rsidRPr="00640CE5">
        <w:rPr>
          <w:rFonts w:ascii="Arial" w:hAnsi="Arial" w:cs="Arial"/>
          <w:sz w:val="24"/>
          <w:szCs w:val="24"/>
        </w:rPr>
        <w:t xml:space="preserve">dentidade </w:t>
      </w:r>
      <w:ins w:id="85" w:author="Dr Weimar" w:date="2017-04-19T01:02:00Z">
        <w:r w:rsidR="00FF3044">
          <w:rPr>
            <w:rFonts w:ascii="Arial" w:hAnsi="Arial" w:cs="Arial"/>
            <w:sz w:val="24"/>
            <w:szCs w:val="24"/>
          </w:rPr>
          <w:t>V</w:t>
        </w:r>
      </w:ins>
      <w:del w:id="86" w:author="Dr Weimar" w:date="2017-04-19T01:02:00Z">
        <w:r w:rsidRPr="00640CE5" w:rsidDel="00FF3044">
          <w:rPr>
            <w:rFonts w:ascii="Arial" w:hAnsi="Arial" w:cs="Arial"/>
            <w:sz w:val="24"/>
            <w:szCs w:val="24"/>
          </w:rPr>
          <w:delText>v</w:delText>
        </w:r>
      </w:del>
      <w:r w:rsidRPr="00640CE5">
        <w:rPr>
          <w:rFonts w:ascii="Arial" w:hAnsi="Arial" w:cs="Arial"/>
          <w:sz w:val="24"/>
          <w:szCs w:val="24"/>
        </w:rPr>
        <w:t>isual;</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Produção Digital;</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Monitoramento e </w:t>
      </w:r>
      <w:ins w:id="87" w:author="Dr Weimar" w:date="2017-04-19T01:02:00Z">
        <w:r w:rsidR="00FF3044">
          <w:rPr>
            <w:rFonts w:ascii="Arial" w:hAnsi="Arial" w:cs="Arial"/>
            <w:sz w:val="24"/>
            <w:szCs w:val="24"/>
          </w:rPr>
          <w:t>C</w:t>
        </w:r>
      </w:ins>
      <w:del w:id="88" w:author="Dr Weimar" w:date="2017-04-19T01:02:00Z">
        <w:r w:rsidRPr="00640CE5" w:rsidDel="00FF3044">
          <w:rPr>
            <w:rFonts w:ascii="Arial" w:hAnsi="Arial" w:cs="Arial"/>
            <w:sz w:val="24"/>
            <w:szCs w:val="24"/>
          </w:rPr>
          <w:delText>c</w:delText>
        </w:r>
      </w:del>
      <w:r w:rsidRPr="00640CE5">
        <w:rPr>
          <w:rFonts w:ascii="Arial" w:hAnsi="Arial" w:cs="Arial"/>
          <w:sz w:val="24"/>
          <w:szCs w:val="24"/>
        </w:rPr>
        <w:t xml:space="preserve">riação de </w:t>
      </w:r>
      <w:ins w:id="89" w:author="Dr Weimar" w:date="2017-04-19T01:02:00Z">
        <w:r w:rsidR="00FF3044">
          <w:rPr>
            <w:rFonts w:ascii="Arial" w:hAnsi="Arial" w:cs="Arial"/>
            <w:sz w:val="24"/>
            <w:szCs w:val="24"/>
          </w:rPr>
          <w:t>C</w:t>
        </w:r>
      </w:ins>
      <w:del w:id="90" w:author="Dr Weimar" w:date="2017-04-19T01:02:00Z">
        <w:r w:rsidRPr="00640CE5" w:rsidDel="00FF3044">
          <w:rPr>
            <w:rFonts w:ascii="Arial" w:hAnsi="Arial" w:cs="Arial"/>
            <w:sz w:val="24"/>
            <w:szCs w:val="24"/>
          </w:rPr>
          <w:delText>c</w:delText>
        </w:r>
      </w:del>
      <w:r w:rsidRPr="00640CE5">
        <w:rPr>
          <w:rFonts w:ascii="Arial" w:hAnsi="Arial" w:cs="Arial"/>
          <w:sz w:val="24"/>
          <w:szCs w:val="24"/>
        </w:rPr>
        <w:t xml:space="preserve">onteúdo para </w:t>
      </w:r>
      <w:ins w:id="91" w:author="Dr Weimar" w:date="2017-04-19T01:02:00Z">
        <w:r w:rsidR="00FF3044">
          <w:rPr>
            <w:rFonts w:ascii="Arial" w:hAnsi="Arial" w:cs="Arial"/>
            <w:sz w:val="24"/>
            <w:szCs w:val="24"/>
          </w:rPr>
          <w:t>M</w:t>
        </w:r>
      </w:ins>
      <w:del w:id="92" w:author="Dr Weimar" w:date="2017-04-19T01:02:00Z">
        <w:r w:rsidRPr="00640CE5" w:rsidDel="00FF3044">
          <w:rPr>
            <w:rFonts w:ascii="Arial" w:hAnsi="Arial" w:cs="Arial"/>
            <w:sz w:val="24"/>
            <w:szCs w:val="24"/>
          </w:rPr>
          <w:delText>m</w:delText>
        </w:r>
      </w:del>
      <w:r w:rsidRPr="00640CE5">
        <w:rPr>
          <w:rFonts w:ascii="Arial" w:hAnsi="Arial" w:cs="Arial"/>
          <w:sz w:val="24"/>
          <w:szCs w:val="24"/>
        </w:rPr>
        <w:t xml:space="preserve">ídias </w:t>
      </w:r>
      <w:ins w:id="93" w:author="Dr Weimar" w:date="2017-04-19T01:02:00Z">
        <w:r w:rsidR="00FF3044">
          <w:rPr>
            <w:rFonts w:ascii="Arial" w:hAnsi="Arial" w:cs="Arial"/>
            <w:sz w:val="24"/>
            <w:szCs w:val="24"/>
          </w:rPr>
          <w:t>S</w:t>
        </w:r>
      </w:ins>
      <w:del w:id="94" w:author="Dr Weimar" w:date="2017-04-19T01:02:00Z">
        <w:r w:rsidRPr="00640CE5" w:rsidDel="00FF3044">
          <w:rPr>
            <w:rFonts w:ascii="Arial" w:hAnsi="Arial" w:cs="Arial"/>
            <w:sz w:val="24"/>
            <w:szCs w:val="24"/>
          </w:rPr>
          <w:delText>s</w:delText>
        </w:r>
      </w:del>
      <w:r w:rsidRPr="00640CE5">
        <w:rPr>
          <w:rFonts w:ascii="Arial" w:hAnsi="Arial" w:cs="Arial"/>
          <w:sz w:val="24"/>
          <w:szCs w:val="24"/>
        </w:rPr>
        <w:t>ociais;</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Campanha </w:t>
      </w:r>
      <w:ins w:id="95" w:author="Dr Weimar" w:date="2017-04-19T01:02:00Z">
        <w:r w:rsidR="00FF3044">
          <w:rPr>
            <w:rFonts w:ascii="Arial" w:hAnsi="Arial" w:cs="Arial"/>
            <w:sz w:val="24"/>
            <w:szCs w:val="24"/>
          </w:rPr>
          <w:t>I</w:t>
        </w:r>
      </w:ins>
      <w:del w:id="96" w:author="Dr Weimar" w:date="2017-04-19T01:02:00Z">
        <w:r w:rsidRPr="00640CE5" w:rsidDel="00FF3044">
          <w:rPr>
            <w:rFonts w:ascii="Arial" w:hAnsi="Arial" w:cs="Arial"/>
            <w:sz w:val="24"/>
            <w:szCs w:val="24"/>
          </w:rPr>
          <w:delText>i</w:delText>
        </w:r>
      </w:del>
      <w:r w:rsidRPr="00640CE5">
        <w:rPr>
          <w:rFonts w:ascii="Arial" w:hAnsi="Arial" w:cs="Arial"/>
          <w:sz w:val="24"/>
          <w:szCs w:val="24"/>
        </w:rPr>
        <w:t xml:space="preserve">ncentivo e/ou </w:t>
      </w:r>
      <w:ins w:id="97" w:author="Dr Weimar" w:date="2017-04-19T01:02:00Z">
        <w:r w:rsidR="00FF3044">
          <w:rPr>
            <w:rFonts w:ascii="Arial" w:hAnsi="Arial" w:cs="Arial"/>
            <w:sz w:val="24"/>
            <w:szCs w:val="24"/>
          </w:rPr>
          <w:t>R</w:t>
        </w:r>
      </w:ins>
      <w:del w:id="98" w:author="Dr Weimar" w:date="2017-04-19T01:02:00Z">
        <w:r w:rsidRPr="00640CE5" w:rsidDel="00FF3044">
          <w:rPr>
            <w:rFonts w:ascii="Arial" w:hAnsi="Arial" w:cs="Arial"/>
            <w:sz w:val="24"/>
            <w:szCs w:val="24"/>
          </w:rPr>
          <w:delText>r</w:delText>
        </w:r>
      </w:del>
      <w:r w:rsidRPr="00640CE5">
        <w:rPr>
          <w:rFonts w:ascii="Arial" w:hAnsi="Arial" w:cs="Arial"/>
          <w:sz w:val="24"/>
          <w:szCs w:val="24"/>
        </w:rPr>
        <w:t>elacionamento;</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Ação e </w:t>
      </w:r>
      <w:ins w:id="99" w:author="Dr Weimar" w:date="2017-04-19T01:03:00Z">
        <w:r w:rsidR="00FF3044">
          <w:rPr>
            <w:rFonts w:ascii="Arial" w:hAnsi="Arial" w:cs="Arial"/>
            <w:sz w:val="24"/>
            <w:szCs w:val="24"/>
          </w:rPr>
          <w:t>C</w:t>
        </w:r>
      </w:ins>
      <w:del w:id="100" w:author="Dr Weimar" w:date="2017-04-19T01:03:00Z">
        <w:r w:rsidRPr="00640CE5" w:rsidDel="00FF3044">
          <w:rPr>
            <w:rFonts w:ascii="Arial" w:hAnsi="Arial" w:cs="Arial"/>
            <w:sz w:val="24"/>
            <w:szCs w:val="24"/>
          </w:rPr>
          <w:delText>c</w:delText>
        </w:r>
      </w:del>
      <w:r w:rsidRPr="00640CE5">
        <w:rPr>
          <w:rFonts w:ascii="Arial" w:hAnsi="Arial" w:cs="Arial"/>
          <w:sz w:val="24"/>
          <w:szCs w:val="24"/>
        </w:rPr>
        <w:t>ampanha Promocional;</w:t>
      </w:r>
    </w:p>
    <w:p w:rsidR="00D03E65" w:rsidRPr="004A73D6" w:rsidRDefault="00466D94" w:rsidP="00A77B72">
      <w:pPr>
        <w:pStyle w:val="PargrafodaLista"/>
        <w:numPr>
          <w:ilvl w:val="0"/>
          <w:numId w:val="7"/>
        </w:numPr>
        <w:spacing w:line="360" w:lineRule="auto"/>
        <w:ind w:left="1474" w:hanging="340"/>
        <w:jc w:val="both"/>
        <w:rPr>
          <w:rFonts w:ascii="Arial" w:hAnsi="Arial" w:cs="Arial"/>
          <w:i/>
          <w:sz w:val="24"/>
          <w:szCs w:val="24"/>
          <w:rPrChange w:id="101" w:author="Dr Weimar" w:date="2017-04-19T01:03:00Z">
            <w:rPr>
              <w:rFonts w:ascii="Arial" w:hAnsi="Arial" w:cs="Arial"/>
              <w:sz w:val="24"/>
              <w:szCs w:val="24"/>
            </w:rPr>
          </w:rPrChange>
        </w:rPr>
      </w:pPr>
      <w:r w:rsidRPr="00466D94">
        <w:rPr>
          <w:rFonts w:ascii="Arial" w:hAnsi="Arial" w:cs="Arial"/>
          <w:i/>
          <w:sz w:val="24"/>
          <w:szCs w:val="24"/>
          <w:rPrChange w:id="102" w:author="Dr Weimar" w:date="2017-04-19T01:03:00Z">
            <w:rPr>
              <w:rFonts w:ascii="Arial" w:eastAsia="SimSun" w:hAnsi="Arial" w:cs="Arial"/>
              <w:sz w:val="24"/>
              <w:szCs w:val="24"/>
              <w:lang w:eastAsia="pt-BR"/>
            </w:rPr>
          </w:rPrChange>
        </w:rPr>
        <w:t>Portfólio;</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Plano de mídia;</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Levantamento de </w:t>
      </w:r>
      <w:ins w:id="103" w:author="Dr Weimar" w:date="2017-04-19T01:03:00Z">
        <w:r w:rsidR="004A73D6">
          <w:rPr>
            <w:rFonts w:ascii="Arial" w:hAnsi="Arial" w:cs="Arial"/>
            <w:sz w:val="24"/>
            <w:szCs w:val="24"/>
          </w:rPr>
          <w:t>D</w:t>
        </w:r>
      </w:ins>
      <w:del w:id="104" w:author="Dr Weimar" w:date="2017-04-19T01:03:00Z">
        <w:r w:rsidRPr="00640CE5" w:rsidDel="004A73D6">
          <w:rPr>
            <w:rFonts w:ascii="Arial" w:hAnsi="Arial" w:cs="Arial"/>
            <w:sz w:val="24"/>
            <w:szCs w:val="24"/>
          </w:rPr>
          <w:delText>d</w:delText>
        </w:r>
      </w:del>
      <w:r w:rsidRPr="00640CE5">
        <w:rPr>
          <w:rFonts w:ascii="Arial" w:hAnsi="Arial" w:cs="Arial"/>
          <w:sz w:val="24"/>
          <w:szCs w:val="24"/>
        </w:rPr>
        <w:t xml:space="preserve">ados sobre </w:t>
      </w:r>
      <w:ins w:id="105" w:author="Dr Weimar" w:date="2017-04-19T01:03:00Z">
        <w:r w:rsidR="004A73D6">
          <w:rPr>
            <w:rFonts w:ascii="Arial" w:hAnsi="Arial" w:cs="Arial"/>
            <w:sz w:val="24"/>
            <w:szCs w:val="24"/>
          </w:rPr>
          <w:t>C</w:t>
        </w:r>
      </w:ins>
      <w:del w:id="106" w:author="Dr Weimar" w:date="2017-04-19T01:03:00Z">
        <w:r w:rsidRPr="00640CE5" w:rsidDel="004A73D6">
          <w:rPr>
            <w:rFonts w:ascii="Arial" w:hAnsi="Arial" w:cs="Arial"/>
            <w:sz w:val="24"/>
            <w:szCs w:val="24"/>
          </w:rPr>
          <w:delText>c</w:delText>
        </w:r>
      </w:del>
      <w:r w:rsidRPr="00640CE5">
        <w:rPr>
          <w:rFonts w:ascii="Arial" w:hAnsi="Arial" w:cs="Arial"/>
          <w:sz w:val="24"/>
          <w:szCs w:val="24"/>
        </w:rPr>
        <w:t xml:space="preserve">liente e/ou </w:t>
      </w:r>
      <w:ins w:id="107" w:author="Dr Weimar" w:date="2017-04-19T01:03:00Z">
        <w:r w:rsidR="004A73D6">
          <w:rPr>
            <w:rFonts w:ascii="Arial" w:hAnsi="Arial" w:cs="Arial"/>
            <w:sz w:val="24"/>
            <w:szCs w:val="24"/>
          </w:rPr>
          <w:t>P</w:t>
        </w:r>
      </w:ins>
      <w:del w:id="108" w:author="Dr Weimar" w:date="2017-04-19T01:03:00Z">
        <w:r w:rsidRPr="00640CE5" w:rsidDel="004A73D6">
          <w:rPr>
            <w:rFonts w:ascii="Arial" w:hAnsi="Arial" w:cs="Arial"/>
            <w:sz w:val="24"/>
            <w:szCs w:val="24"/>
          </w:rPr>
          <w:delText>p</w:delText>
        </w:r>
      </w:del>
      <w:r w:rsidRPr="00640CE5">
        <w:rPr>
          <w:rFonts w:ascii="Arial" w:hAnsi="Arial" w:cs="Arial"/>
          <w:sz w:val="24"/>
          <w:szCs w:val="24"/>
        </w:rPr>
        <w:t>rodutos;</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Desenvolvimento de </w:t>
      </w:r>
      <w:ins w:id="109" w:author="Dr Weimar" w:date="2017-04-19T01:03:00Z">
        <w:r w:rsidR="008F2921">
          <w:rPr>
            <w:rFonts w:ascii="Arial" w:hAnsi="Arial" w:cs="Arial"/>
            <w:sz w:val="24"/>
            <w:szCs w:val="24"/>
          </w:rPr>
          <w:t>E</w:t>
        </w:r>
      </w:ins>
      <w:del w:id="110" w:author="Dr Weimar" w:date="2017-04-19T01:03:00Z">
        <w:r w:rsidRPr="00640CE5" w:rsidDel="008F2921">
          <w:rPr>
            <w:rFonts w:ascii="Arial" w:hAnsi="Arial" w:cs="Arial"/>
            <w:sz w:val="24"/>
            <w:szCs w:val="24"/>
          </w:rPr>
          <w:delText>e</w:delText>
        </w:r>
      </w:del>
      <w:r w:rsidRPr="00640CE5">
        <w:rPr>
          <w:rFonts w:ascii="Arial" w:hAnsi="Arial" w:cs="Arial"/>
          <w:sz w:val="24"/>
          <w:szCs w:val="24"/>
        </w:rPr>
        <w:t xml:space="preserve">stratégias de </w:t>
      </w:r>
      <w:ins w:id="111" w:author="Dr Weimar" w:date="2017-04-19T01:03:00Z">
        <w:r w:rsidR="008F2921">
          <w:rPr>
            <w:rFonts w:ascii="Arial" w:hAnsi="Arial" w:cs="Arial"/>
            <w:sz w:val="24"/>
            <w:szCs w:val="24"/>
          </w:rPr>
          <w:t>C</w:t>
        </w:r>
      </w:ins>
      <w:del w:id="112" w:author="Dr Weimar" w:date="2017-04-19T01:03:00Z">
        <w:r w:rsidRPr="00640CE5" w:rsidDel="008F2921">
          <w:rPr>
            <w:rFonts w:ascii="Arial" w:hAnsi="Arial" w:cs="Arial"/>
            <w:sz w:val="24"/>
            <w:szCs w:val="24"/>
          </w:rPr>
          <w:delText>c</w:delText>
        </w:r>
      </w:del>
      <w:r w:rsidRPr="00640CE5">
        <w:rPr>
          <w:rFonts w:ascii="Arial" w:hAnsi="Arial" w:cs="Arial"/>
          <w:sz w:val="24"/>
          <w:szCs w:val="24"/>
        </w:rPr>
        <w:t xml:space="preserve">omunicação </w:t>
      </w:r>
      <w:ins w:id="113" w:author="Dr Weimar" w:date="2017-04-19T01:03:00Z">
        <w:r w:rsidR="008F2921">
          <w:rPr>
            <w:rFonts w:ascii="Arial" w:hAnsi="Arial" w:cs="Arial"/>
            <w:sz w:val="24"/>
            <w:szCs w:val="24"/>
          </w:rPr>
          <w:t>P</w:t>
        </w:r>
      </w:ins>
      <w:del w:id="114" w:author="Dr Weimar" w:date="2017-04-19T01:03:00Z">
        <w:r w:rsidRPr="00640CE5" w:rsidDel="008F2921">
          <w:rPr>
            <w:rFonts w:ascii="Arial" w:hAnsi="Arial" w:cs="Arial"/>
            <w:sz w:val="24"/>
            <w:szCs w:val="24"/>
          </w:rPr>
          <w:delText>p</w:delText>
        </w:r>
      </w:del>
      <w:r w:rsidRPr="00640CE5">
        <w:rPr>
          <w:rFonts w:ascii="Arial" w:hAnsi="Arial" w:cs="Arial"/>
          <w:sz w:val="24"/>
          <w:szCs w:val="24"/>
        </w:rPr>
        <w:t>ublicitária;</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ins w:id="115" w:author="Dr Weimar" w:date="2017-04-19T01:03:00Z">
        <w:r w:rsidR="008F2921">
          <w:rPr>
            <w:rFonts w:ascii="Arial" w:hAnsi="Arial" w:cs="Arial"/>
            <w:sz w:val="24"/>
            <w:szCs w:val="24"/>
          </w:rPr>
          <w:t>M</w:t>
        </w:r>
      </w:ins>
      <w:del w:id="116" w:author="Dr Weimar" w:date="2017-04-19T01:03:00Z">
        <w:r w:rsidRPr="00640CE5" w:rsidDel="008F2921">
          <w:rPr>
            <w:rFonts w:ascii="Arial" w:hAnsi="Arial" w:cs="Arial"/>
            <w:sz w:val="24"/>
            <w:szCs w:val="24"/>
          </w:rPr>
          <w:delText>m</w:delText>
        </w:r>
      </w:del>
      <w:r w:rsidRPr="00640CE5">
        <w:rPr>
          <w:rFonts w:ascii="Arial" w:hAnsi="Arial" w:cs="Arial"/>
          <w:sz w:val="24"/>
          <w:szCs w:val="24"/>
        </w:rPr>
        <w:t xml:space="preserve">aterial </w:t>
      </w:r>
      <w:ins w:id="117" w:author="Dr Weimar" w:date="2017-04-19T01:03:00Z">
        <w:r w:rsidR="008F2921">
          <w:rPr>
            <w:rFonts w:ascii="Arial" w:hAnsi="Arial" w:cs="Arial"/>
            <w:sz w:val="24"/>
            <w:szCs w:val="24"/>
          </w:rPr>
          <w:t>P</w:t>
        </w:r>
      </w:ins>
      <w:del w:id="118" w:author="Dr Weimar" w:date="2017-04-19T01:03:00Z">
        <w:r w:rsidRPr="00640CE5" w:rsidDel="008F2921">
          <w:rPr>
            <w:rFonts w:ascii="Arial" w:hAnsi="Arial" w:cs="Arial"/>
            <w:sz w:val="24"/>
            <w:szCs w:val="24"/>
          </w:rPr>
          <w:delText>p</w:delText>
        </w:r>
      </w:del>
      <w:r w:rsidRPr="00640CE5">
        <w:rPr>
          <w:rFonts w:ascii="Arial" w:hAnsi="Arial" w:cs="Arial"/>
          <w:sz w:val="24"/>
          <w:szCs w:val="24"/>
        </w:rPr>
        <w:t xml:space="preserve">romocional/Ponto de </w:t>
      </w:r>
      <w:ins w:id="119" w:author="Dr Weimar" w:date="2017-04-19T01:04:00Z">
        <w:r w:rsidR="008F2921">
          <w:rPr>
            <w:rFonts w:ascii="Arial" w:hAnsi="Arial" w:cs="Arial"/>
            <w:sz w:val="24"/>
            <w:szCs w:val="24"/>
          </w:rPr>
          <w:t>V</w:t>
        </w:r>
      </w:ins>
      <w:del w:id="120" w:author="Dr Weimar" w:date="2017-04-19T01:04:00Z">
        <w:r w:rsidRPr="00640CE5" w:rsidDel="008F2921">
          <w:rPr>
            <w:rFonts w:ascii="Arial" w:hAnsi="Arial" w:cs="Arial"/>
            <w:sz w:val="24"/>
            <w:szCs w:val="24"/>
          </w:rPr>
          <w:delText>v</w:delText>
        </w:r>
      </w:del>
      <w:r w:rsidRPr="00640CE5">
        <w:rPr>
          <w:rFonts w:ascii="Arial" w:hAnsi="Arial" w:cs="Arial"/>
          <w:sz w:val="24"/>
          <w:szCs w:val="24"/>
        </w:rPr>
        <w:t>enda;</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Apresentação em Feiras, Eventos e Convenções;</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Rotulagem e </w:t>
      </w:r>
      <w:ins w:id="121" w:author="Dr Weimar" w:date="2017-04-19T01:04:00Z">
        <w:r w:rsidR="00EA2EEA">
          <w:rPr>
            <w:rFonts w:ascii="Arial" w:hAnsi="Arial" w:cs="Arial"/>
            <w:sz w:val="24"/>
            <w:szCs w:val="24"/>
          </w:rPr>
          <w:t>E</w:t>
        </w:r>
      </w:ins>
      <w:del w:id="122" w:author="Dr Weimar" w:date="2017-04-19T01:04:00Z">
        <w:r w:rsidRPr="00640CE5" w:rsidDel="00EA2EEA">
          <w:rPr>
            <w:rFonts w:ascii="Arial" w:hAnsi="Arial" w:cs="Arial"/>
            <w:sz w:val="24"/>
            <w:szCs w:val="24"/>
          </w:rPr>
          <w:delText>e</w:delText>
        </w:r>
      </w:del>
      <w:r w:rsidRPr="00640CE5">
        <w:rPr>
          <w:rFonts w:ascii="Arial" w:hAnsi="Arial" w:cs="Arial"/>
          <w:sz w:val="24"/>
          <w:szCs w:val="24"/>
        </w:rPr>
        <w:t>tiquetas;</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ins w:id="123" w:author="Dr Weimar" w:date="2017-04-19T01:04:00Z">
        <w:r w:rsidR="00EA2EEA">
          <w:rPr>
            <w:rFonts w:ascii="Arial" w:hAnsi="Arial" w:cs="Arial"/>
            <w:sz w:val="24"/>
            <w:szCs w:val="24"/>
          </w:rPr>
          <w:t>C</w:t>
        </w:r>
      </w:ins>
      <w:del w:id="124" w:author="Dr Weimar" w:date="2017-04-19T01:04:00Z">
        <w:r w:rsidRPr="00640CE5" w:rsidDel="00EA2EEA">
          <w:rPr>
            <w:rFonts w:ascii="Arial" w:hAnsi="Arial" w:cs="Arial"/>
            <w:sz w:val="24"/>
            <w:szCs w:val="24"/>
          </w:rPr>
          <w:delText>c</w:delText>
        </w:r>
      </w:del>
      <w:r w:rsidRPr="00640CE5">
        <w:rPr>
          <w:rFonts w:ascii="Arial" w:hAnsi="Arial" w:cs="Arial"/>
          <w:sz w:val="24"/>
          <w:szCs w:val="24"/>
        </w:rPr>
        <w:t xml:space="preserve">atálogos, </w:t>
      </w:r>
      <w:ins w:id="125" w:author="Dr Weimar" w:date="2017-04-19T01:04:00Z">
        <w:r w:rsidR="00EA2EEA">
          <w:rPr>
            <w:rFonts w:ascii="Arial" w:hAnsi="Arial" w:cs="Arial"/>
            <w:sz w:val="24"/>
            <w:szCs w:val="24"/>
          </w:rPr>
          <w:t>A</w:t>
        </w:r>
      </w:ins>
      <w:del w:id="126" w:author="Dr Weimar" w:date="2017-04-19T01:04:00Z">
        <w:r w:rsidRPr="00640CE5" w:rsidDel="00EA2EEA">
          <w:rPr>
            <w:rFonts w:ascii="Arial" w:hAnsi="Arial" w:cs="Arial"/>
            <w:sz w:val="24"/>
            <w:szCs w:val="24"/>
          </w:rPr>
          <w:delText>a</w:delText>
        </w:r>
      </w:del>
      <w:r w:rsidRPr="00640CE5">
        <w:rPr>
          <w:rFonts w:ascii="Arial" w:hAnsi="Arial" w:cs="Arial"/>
          <w:sz w:val="24"/>
          <w:szCs w:val="24"/>
        </w:rPr>
        <w:t xml:space="preserve">núncios em </w:t>
      </w:r>
      <w:ins w:id="127" w:author="Dr Weimar" w:date="2017-04-19T01:04:00Z">
        <w:r w:rsidR="00EA2EEA">
          <w:rPr>
            <w:rFonts w:ascii="Arial" w:hAnsi="Arial" w:cs="Arial"/>
            <w:sz w:val="24"/>
            <w:szCs w:val="24"/>
          </w:rPr>
          <w:t>J</w:t>
        </w:r>
      </w:ins>
      <w:del w:id="128" w:author="Dr Weimar" w:date="2017-04-19T01:04:00Z">
        <w:r w:rsidRPr="00640CE5" w:rsidDel="00EA2EEA">
          <w:rPr>
            <w:rFonts w:ascii="Arial" w:hAnsi="Arial" w:cs="Arial"/>
            <w:sz w:val="24"/>
            <w:szCs w:val="24"/>
          </w:rPr>
          <w:delText>j</w:delText>
        </w:r>
      </w:del>
      <w:r w:rsidRPr="00640CE5">
        <w:rPr>
          <w:rFonts w:ascii="Arial" w:hAnsi="Arial" w:cs="Arial"/>
          <w:sz w:val="24"/>
          <w:szCs w:val="24"/>
        </w:rPr>
        <w:t xml:space="preserve">ornal, </w:t>
      </w:r>
      <w:ins w:id="129" w:author="Dr Weimar" w:date="2017-04-19T01:04:00Z">
        <w:r w:rsidR="00EA2EEA">
          <w:rPr>
            <w:rFonts w:ascii="Arial" w:hAnsi="Arial" w:cs="Arial"/>
            <w:sz w:val="24"/>
            <w:szCs w:val="24"/>
          </w:rPr>
          <w:t>A</w:t>
        </w:r>
      </w:ins>
      <w:del w:id="130" w:author="Dr Weimar" w:date="2017-04-19T01:04:00Z">
        <w:r w:rsidRPr="00640CE5" w:rsidDel="00EA2EEA">
          <w:rPr>
            <w:rFonts w:ascii="Arial" w:hAnsi="Arial" w:cs="Arial"/>
            <w:sz w:val="24"/>
            <w:szCs w:val="24"/>
          </w:rPr>
          <w:delText>a</w:delText>
        </w:r>
      </w:del>
      <w:r w:rsidRPr="00640CE5">
        <w:rPr>
          <w:rFonts w:ascii="Arial" w:hAnsi="Arial" w:cs="Arial"/>
          <w:sz w:val="24"/>
          <w:szCs w:val="24"/>
        </w:rPr>
        <w:t xml:space="preserve">desivos, </w:t>
      </w:r>
      <w:ins w:id="131" w:author="Dr Weimar" w:date="2017-04-19T01:04:00Z">
        <w:r w:rsidR="00EA2EEA">
          <w:rPr>
            <w:rFonts w:ascii="Arial" w:hAnsi="Arial" w:cs="Arial"/>
            <w:sz w:val="24"/>
            <w:szCs w:val="24"/>
          </w:rPr>
          <w:t>B</w:t>
        </w:r>
      </w:ins>
      <w:del w:id="132" w:author="Dr Weimar" w:date="2017-04-19T01:04:00Z">
        <w:r w:rsidRPr="00640CE5" w:rsidDel="00EA2EEA">
          <w:rPr>
            <w:rFonts w:ascii="Arial" w:hAnsi="Arial" w:cs="Arial"/>
            <w:sz w:val="24"/>
            <w:szCs w:val="24"/>
          </w:rPr>
          <w:delText>b</w:delText>
        </w:r>
      </w:del>
      <w:r w:rsidRPr="00640CE5">
        <w:rPr>
          <w:rFonts w:ascii="Arial" w:hAnsi="Arial" w:cs="Arial"/>
          <w:sz w:val="24"/>
          <w:szCs w:val="24"/>
        </w:rPr>
        <w:t xml:space="preserve">limp, </w:t>
      </w:r>
      <w:ins w:id="133" w:author="Dr Weimar" w:date="2017-04-19T01:04:00Z">
        <w:r w:rsidR="00EA2EEA">
          <w:rPr>
            <w:rFonts w:ascii="Arial" w:hAnsi="Arial" w:cs="Arial"/>
            <w:sz w:val="24"/>
            <w:szCs w:val="24"/>
          </w:rPr>
          <w:t>B</w:t>
        </w:r>
      </w:ins>
      <w:del w:id="134" w:author="Dr Weimar" w:date="2017-04-19T01:04:00Z">
        <w:r w:rsidRPr="00640CE5" w:rsidDel="00EA2EEA">
          <w:rPr>
            <w:rFonts w:ascii="Arial" w:hAnsi="Arial" w:cs="Arial"/>
            <w:sz w:val="24"/>
            <w:szCs w:val="24"/>
          </w:rPr>
          <w:delText>b</w:delText>
        </w:r>
      </w:del>
      <w:r w:rsidRPr="00640CE5">
        <w:rPr>
          <w:rFonts w:ascii="Arial" w:hAnsi="Arial" w:cs="Arial"/>
          <w:sz w:val="24"/>
          <w:szCs w:val="24"/>
        </w:rPr>
        <w:t xml:space="preserve">usdoor, </w:t>
      </w:r>
      <w:ins w:id="135" w:author="Dr Weimar" w:date="2017-04-19T01:05:00Z">
        <w:r w:rsidR="00EA2EEA">
          <w:rPr>
            <w:rFonts w:ascii="Arial" w:hAnsi="Arial" w:cs="Arial"/>
            <w:sz w:val="24"/>
            <w:szCs w:val="24"/>
          </w:rPr>
          <w:t>D</w:t>
        </w:r>
      </w:ins>
      <w:del w:id="136" w:author="Dr Weimar" w:date="2017-04-19T01:04:00Z">
        <w:r w:rsidRPr="00640CE5" w:rsidDel="00EA2EEA">
          <w:rPr>
            <w:rFonts w:ascii="Arial" w:hAnsi="Arial" w:cs="Arial"/>
            <w:sz w:val="24"/>
            <w:szCs w:val="24"/>
          </w:rPr>
          <w:delText>d</w:delText>
        </w:r>
      </w:del>
      <w:r w:rsidRPr="00640CE5">
        <w:rPr>
          <w:rFonts w:ascii="Arial" w:hAnsi="Arial" w:cs="Arial"/>
          <w:sz w:val="24"/>
          <w:szCs w:val="24"/>
        </w:rPr>
        <w:t xml:space="preserve">isplay, </w:t>
      </w:r>
      <w:ins w:id="137" w:author="Dr Weimar" w:date="2017-04-19T01:05:00Z">
        <w:r w:rsidR="00466D94" w:rsidRPr="00466D94">
          <w:rPr>
            <w:rFonts w:ascii="Arial" w:hAnsi="Arial" w:cs="Arial"/>
            <w:i/>
            <w:sz w:val="24"/>
            <w:szCs w:val="24"/>
            <w:rPrChange w:id="138" w:author="Dr Weimar" w:date="2017-04-19T01:05:00Z">
              <w:rPr>
                <w:rFonts w:ascii="Arial" w:eastAsia="SimSun" w:hAnsi="Arial" w:cs="Arial"/>
                <w:sz w:val="24"/>
                <w:szCs w:val="24"/>
                <w:lang w:eastAsia="pt-BR"/>
              </w:rPr>
            </w:rPrChange>
          </w:rPr>
          <w:t>F</w:t>
        </w:r>
      </w:ins>
      <w:del w:id="139" w:author="Dr Weimar" w:date="2017-04-19T01:05:00Z">
        <w:r w:rsidR="00466D94" w:rsidRPr="00466D94">
          <w:rPr>
            <w:rFonts w:ascii="Arial" w:hAnsi="Arial" w:cs="Arial"/>
            <w:i/>
            <w:sz w:val="24"/>
            <w:szCs w:val="24"/>
            <w:rPrChange w:id="140" w:author="Dr Weimar" w:date="2017-04-19T01:05:00Z">
              <w:rPr>
                <w:rFonts w:ascii="Arial" w:eastAsia="SimSun" w:hAnsi="Arial" w:cs="Arial"/>
                <w:sz w:val="24"/>
                <w:szCs w:val="24"/>
                <w:lang w:eastAsia="pt-BR"/>
              </w:rPr>
            </w:rPrChange>
          </w:rPr>
          <w:delText>f</w:delText>
        </w:r>
      </w:del>
      <w:r w:rsidR="00466D94" w:rsidRPr="00466D94">
        <w:rPr>
          <w:rFonts w:ascii="Arial" w:hAnsi="Arial" w:cs="Arial"/>
          <w:i/>
          <w:sz w:val="24"/>
          <w:szCs w:val="24"/>
          <w:rPrChange w:id="141" w:author="Dr Weimar" w:date="2017-04-19T01:05:00Z">
            <w:rPr>
              <w:rFonts w:ascii="Arial" w:eastAsia="SimSun" w:hAnsi="Arial" w:cs="Arial"/>
              <w:sz w:val="24"/>
              <w:szCs w:val="24"/>
              <w:lang w:eastAsia="pt-BR"/>
            </w:rPr>
          </w:rPrChange>
        </w:rPr>
        <w:t>ront ligth</w:t>
      </w:r>
      <w:r w:rsidRPr="00640CE5">
        <w:rPr>
          <w:rFonts w:ascii="Arial" w:hAnsi="Arial" w:cs="Arial"/>
          <w:sz w:val="24"/>
          <w:szCs w:val="24"/>
        </w:rPr>
        <w:t xml:space="preserve">, </w:t>
      </w:r>
      <w:ins w:id="142" w:author="Dr Weimar" w:date="2017-04-19T01:05:00Z">
        <w:r w:rsidR="00EA2EEA">
          <w:rPr>
            <w:rFonts w:ascii="Arial" w:hAnsi="Arial" w:cs="Arial"/>
            <w:sz w:val="24"/>
            <w:szCs w:val="24"/>
          </w:rPr>
          <w:t>L</w:t>
        </w:r>
      </w:ins>
      <w:del w:id="143" w:author="Dr Weimar" w:date="2017-04-19T01:05:00Z">
        <w:r w:rsidRPr="00640CE5" w:rsidDel="00EA2EEA">
          <w:rPr>
            <w:rFonts w:ascii="Arial" w:hAnsi="Arial" w:cs="Arial"/>
            <w:sz w:val="24"/>
            <w:szCs w:val="24"/>
          </w:rPr>
          <w:delText>l</w:delText>
        </w:r>
      </w:del>
      <w:r w:rsidRPr="00640CE5">
        <w:rPr>
          <w:rFonts w:ascii="Arial" w:hAnsi="Arial" w:cs="Arial"/>
          <w:sz w:val="24"/>
          <w:szCs w:val="24"/>
        </w:rPr>
        <w:t xml:space="preserve">umisoso, </w:t>
      </w:r>
      <w:ins w:id="144" w:author="Dr Weimar" w:date="2017-04-19T01:05:00Z">
        <w:r w:rsidR="00EA2EEA">
          <w:rPr>
            <w:rFonts w:ascii="Arial" w:hAnsi="Arial" w:cs="Arial"/>
            <w:sz w:val="24"/>
            <w:szCs w:val="24"/>
          </w:rPr>
          <w:t>O</w:t>
        </w:r>
      </w:ins>
      <w:del w:id="145" w:author="Dr Weimar" w:date="2017-04-19T01:05:00Z">
        <w:r w:rsidRPr="00640CE5" w:rsidDel="00EA2EEA">
          <w:rPr>
            <w:rFonts w:ascii="Arial" w:hAnsi="Arial" w:cs="Arial"/>
            <w:sz w:val="24"/>
            <w:szCs w:val="24"/>
          </w:rPr>
          <w:delText>o</w:delText>
        </w:r>
      </w:del>
      <w:r w:rsidRPr="00640CE5">
        <w:rPr>
          <w:rFonts w:ascii="Arial" w:hAnsi="Arial" w:cs="Arial"/>
          <w:sz w:val="24"/>
          <w:szCs w:val="24"/>
        </w:rPr>
        <w:t xml:space="preserve">utdoor, </w:t>
      </w:r>
      <w:ins w:id="146" w:author="Dr Weimar" w:date="2017-04-19T01:05:00Z">
        <w:r w:rsidR="00EA2EEA">
          <w:rPr>
            <w:rFonts w:ascii="Arial" w:hAnsi="Arial" w:cs="Arial"/>
            <w:sz w:val="24"/>
            <w:szCs w:val="24"/>
          </w:rPr>
          <w:t>P</w:t>
        </w:r>
      </w:ins>
      <w:del w:id="147" w:author="Dr Weimar" w:date="2017-04-19T01:05:00Z">
        <w:r w:rsidRPr="00640CE5" w:rsidDel="00EA2EEA">
          <w:rPr>
            <w:rFonts w:ascii="Arial" w:hAnsi="Arial" w:cs="Arial"/>
            <w:sz w:val="24"/>
            <w:szCs w:val="24"/>
          </w:rPr>
          <w:delText>p</w:delText>
        </w:r>
      </w:del>
      <w:r w:rsidRPr="00640CE5">
        <w:rPr>
          <w:rFonts w:ascii="Arial" w:hAnsi="Arial" w:cs="Arial"/>
          <w:sz w:val="24"/>
          <w:szCs w:val="24"/>
        </w:rPr>
        <w:t xml:space="preserve">ainéis, </w:t>
      </w:r>
      <w:ins w:id="148" w:author="Dr Weimar" w:date="2017-04-19T01:05:00Z">
        <w:r w:rsidR="00EA2EEA">
          <w:rPr>
            <w:rFonts w:ascii="Arial" w:hAnsi="Arial" w:cs="Arial"/>
            <w:sz w:val="24"/>
            <w:szCs w:val="24"/>
          </w:rPr>
          <w:t>P</w:t>
        </w:r>
      </w:ins>
      <w:del w:id="149" w:author="Dr Weimar" w:date="2017-04-19T01:05:00Z">
        <w:r w:rsidRPr="00640CE5" w:rsidDel="00EA2EEA">
          <w:rPr>
            <w:rFonts w:ascii="Arial" w:hAnsi="Arial" w:cs="Arial"/>
            <w:sz w:val="24"/>
            <w:szCs w:val="24"/>
          </w:rPr>
          <w:delText>p</w:delText>
        </w:r>
      </w:del>
      <w:r w:rsidRPr="00640CE5">
        <w:rPr>
          <w:rFonts w:ascii="Arial" w:hAnsi="Arial" w:cs="Arial"/>
          <w:sz w:val="24"/>
          <w:szCs w:val="24"/>
        </w:rPr>
        <w:t xml:space="preserve">lacas </w:t>
      </w:r>
      <w:ins w:id="150" w:author="Dr Weimar" w:date="2017-04-19T01:05:00Z">
        <w:r w:rsidR="00466D94" w:rsidRPr="00466D94">
          <w:rPr>
            <w:rFonts w:ascii="Arial" w:hAnsi="Arial" w:cs="Arial"/>
            <w:i/>
            <w:sz w:val="24"/>
            <w:szCs w:val="24"/>
            <w:rPrChange w:id="151" w:author="Dr Weimar" w:date="2017-04-19T01:05:00Z">
              <w:rPr>
                <w:rFonts w:ascii="Arial" w:eastAsia="SimSun" w:hAnsi="Arial" w:cs="Arial"/>
                <w:sz w:val="24"/>
                <w:szCs w:val="24"/>
                <w:lang w:eastAsia="pt-BR"/>
              </w:rPr>
            </w:rPrChange>
          </w:rPr>
          <w:t>B</w:t>
        </w:r>
      </w:ins>
      <w:del w:id="152" w:author="Dr Weimar" w:date="2017-04-19T01:05:00Z">
        <w:r w:rsidR="00466D94" w:rsidRPr="00466D94">
          <w:rPr>
            <w:rFonts w:ascii="Arial" w:hAnsi="Arial" w:cs="Arial"/>
            <w:i/>
            <w:sz w:val="24"/>
            <w:szCs w:val="24"/>
            <w:rPrChange w:id="153" w:author="Dr Weimar" w:date="2017-04-19T01:05:00Z">
              <w:rPr>
                <w:rFonts w:ascii="Arial" w:eastAsia="SimSun" w:hAnsi="Arial" w:cs="Arial"/>
                <w:sz w:val="24"/>
                <w:szCs w:val="24"/>
                <w:lang w:eastAsia="pt-BR"/>
              </w:rPr>
            </w:rPrChange>
          </w:rPr>
          <w:delText>b</w:delText>
        </w:r>
      </w:del>
      <w:r w:rsidR="00466D94" w:rsidRPr="00466D94">
        <w:rPr>
          <w:rFonts w:ascii="Arial" w:hAnsi="Arial" w:cs="Arial"/>
          <w:i/>
          <w:sz w:val="24"/>
          <w:szCs w:val="24"/>
          <w:rPrChange w:id="154" w:author="Dr Weimar" w:date="2017-04-19T01:05:00Z">
            <w:rPr>
              <w:rFonts w:ascii="Arial" w:eastAsia="SimSun" w:hAnsi="Arial" w:cs="Arial"/>
              <w:sz w:val="24"/>
              <w:szCs w:val="24"/>
              <w:lang w:eastAsia="pt-BR"/>
            </w:rPr>
          </w:rPrChange>
        </w:rPr>
        <w:t>ackdrop,</w:t>
      </w:r>
      <w:r w:rsidRPr="00640CE5">
        <w:rPr>
          <w:rFonts w:ascii="Arial" w:hAnsi="Arial" w:cs="Arial"/>
          <w:sz w:val="24"/>
          <w:szCs w:val="24"/>
        </w:rPr>
        <w:t xml:space="preserve"> </w:t>
      </w:r>
      <w:ins w:id="155" w:author="Dr Weimar" w:date="2017-04-19T01:05:00Z">
        <w:r w:rsidR="00EA2EEA">
          <w:rPr>
            <w:rFonts w:ascii="Arial" w:hAnsi="Arial" w:cs="Arial"/>
            <w:sz w:val="24"/>
            <w:szCs w:val="24"/>
          </w:rPr>
          <w:t>A</w:t>
        </w:r>
      </w:ins>
      <w:del w:id="156" w:author="Dr Weimar" w:date="2017-04-19T01:05:00Z">
        <w:r w:rsidRPr="00640CE5" w:rsidDel="00EA2EEA">
          <w:rPr>
            <w:rFonts w:ascii="Arial" w:hAnsi="Arial" w:cs="Arial"/>
            <w:sz w:val="24"/>
            <w:szCs w:val="24"/>
          </w:rPr>
          <w:delText>a</w:delText>
        </w:r>
      </w:del>
      <w:r w:rsidRPr="00640CE5">
        <w:rPr>
          <w:rFonts w:ascii="Arial" w:hAnsi="Arial" w:cs="Arial"/>
          <w:sz w:val="24"/>
          <w:szCs w:val="24"/>
        </w:rPr>
        <w:t xml:space="preserve">desivação de </w:t>
      </w:r>
      <w:ins w:id="157" w:author="Dr Weimar" w:date="2017-04-19T01:05:00Z">
        <w:r w:rsidR="00EA2EEA">
          <w:rPr>
            <w:rFonts w:ascii="Arial" w:hAnsi="Arial" w:cs="Arial"/>
            <w:sz w:val="24"/>
            <w:szCs w:val="24"/>
          </w:rPr>
          <w:t>V</w:t>
        </w:r>
      </w:ins>
      <w:del w:id="158" w:author="Dr Weimar" w:date="2017-04-19T01:05:00Z">
        <w:r w:rsidRPr="00640CE5" w:rsidDel="00EA2EEA">
          <w:rPr>
            <w:rFonts w:ascii="Arial" w:hAnsi="Arial" w:cs="Arial"/>
            <w:sz w:val="24"/>
            <w:szCs w:val="24"/>
          </w:rPr>
          <w:delText>v</w:delText>
        </w:r>
      </w:del>
      <w:r w:rsidRPr="00640CE5">
        <w:rPr>
          <w:rFonts w:ascii="Arial" w:hAnsi="Arial" w:cs="Arial"/>
          <w:sz w:val="24"/>
          <w:szCs w:val="24"/>
        </w:rPr>
        <w:t xml:space="preserve">eículos e </w:t>
      </w:r>
      <w:ins w:id="159" w:author="Dr Weimar" w:date="2017-04-19T01:05:00Z">
        <w:r w:rsidR="00EA2EEA">
          <w:rPr>
            <w:rFonts w:ascii="Arial" w:hAnsi="Arial" w:cs="Arial"/>
            <w:sz w:val="24"/>
            <w:szCs w:val="24"/>
          </w:rPr>
          <w:t>O</w:t>
        </w:r>
      </w:ins>
      <w:del w:id="160" w:author="Dr Weimar" w:date="2017-04-19T01:05:00Z">
        <w:r w:rsidRPr="00640CE5" w:rsidDel="00EA2EEA">
          <w:rPr>
            <w:rFonts w:ascii="Arial" w:hAnsi="Arial" w:cs="Arial"/>
            <w:sz w:val="24"/>
            <w:szCs w:val="24"/>
          </w:rPr>
          <w:delText>o</w:delText>
        </w:r>
      </w:del>
      <w:r w:rsidRPr="00640CE5">
        <w:rPr>
          <w:rFonts w:ascii="Arial" w:hAnsi="Arial" w:cs="Arial"/>
          <w:sz w:val="24"/>
          <w:szCs w:val="24"/>
        </w:rPr>
        <w:t>utros;</w:t>
      </w:r>
    </w:p>
    <w:p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Desenvolvimento de </w:t>
      </w:r>
      <w:ins w:id="161" w:author="Dr Weimar" w:date="2017-04-19T01:05:00Z">
        <w:r w:rsidR="00466D94" w:rsidRPr="00466D94">
          <w:rPr>
            <w:rFonts w:ascii="Arial" w:hAnsi="Arial" w:cs="Arial"/>
            <w:i/>
            <w:sz w:val="24"/>
            <w:szCs w:val="24"/>
            <w:rPrChange w:id="162" w:author="Dr Weimar" w:date="2017-04-19T01:06:00Z">
              <w:rPr>
                <w:rFonts w:ascii="Arial" w:eastAsia="SimSun" w:hAnsi="Arial" w:cs="Arial"/>
                <w:sz w:val="24"/>
                <w:szCs w:val="24"/>
                <w:lang w:eastAsia="pt-BR"/>
              </w:rPr>
            </w:rPrChange>
          </w:rPr>
          <w:t>S</w:t>
        </w:r>
      </w:ins>
      <w:del w:id="163" w:author="Dr Weimar" w:date="2017-04-19T01:05:00Z">
        <w:r w:rsidR="00466D94" w:rsidRPr="00466D94">
          <w:rPr>
            <w:rFonts w:ascii="Arial" w:hAnsi="Arial" w:cs="Arial"/>
            <w:i/>
            <w:sz w:val="24"/>
            <w:szCs w:val="24"/>
            <w:rPrChange w:id="164" w:author="Dr Weimar" w:date="2017-04-19T01:06:00Z">
              <w:rPr>
                <w:rFonts w:ascii="Arial" w:eastAsia="SimSun" w:hAnsi="Arial" w:cs="Arial"/>
                <w:sz w:val="24"/>
                <w:szCs w:val="24"/>
                <w:lang w:eastAsia="pt-BR"/>
              </w:rPr>
            </w:rPrChange>
          </w:rPr>
          <w:delText>s</w:delText>
        </w:r>
      </w:del>
      <w:r w:rsidR="00466D94" w:rsidRPr="00466D94">
        <w:rPr>
          <w:rFonts w:ascii="Arial" w:hAnsi="Arial" w:cs="Arial"/>
          <w:i/>
          <w:sz w:val="24"/>
          <w:szCs w:val="24"/>
          <w:rPrChange w:id="165" w:author="Dr Weimar" w:date="2017-04-19T01:06:00Z">
            <w:rPr>
              <w:rFonts w:ascii="Arial" w:eastAsia="SimSun" w:hAnsi="Arial" w:cs="Arial"/>
              <w:sz w:val="24"/>
              <w:szCs w:val="24"/>
              <w:lang w:eastAsia="pt-BR"/>
            </w:rPr>
          </w:rPrChange>
        </w:rPr>
        <w:t>tartups.</w:t>
      </w:r>
    </w:p>
    <w:p w:rsidR="00D03E65" w:rsidRDefault="00D03E65">
      <w:pPr>
        <w:rPr>
          <w:rFonts w:ascii="Arial" w:hAnsi="Arial" w:cs="Arial"/>
          <w:b/>
          <w:sz w:val="28"/>
          <w:szCs w:val="28"/>
        </w:rPr>
      </w:pPr>
    </w:p>
    <w:p w:rsidR="00D03E65" w:rsidRDefault="00233C11">
      <w:pPr>
        <w:pStyle w:val="Ttulo2"/>
      </w:pPr>
      <w:bookmarkStart w:id="166" w:name="__RefHeading___Toc4017_990249200"/>
      <w:bookmarkStart w:id="167" w:name="_Toc479953297"/>
      <w:bookmarkEnd w:id="166"/>
      <w:r>
        <w:rPr>
          <w:rFonts w:cs="Arial"/>
          <w:b w:val="0"/>
          <w:noProof/>
          <w:lang w:eastAsia="pt-BR"/>
        </w:rPr>
        <w:lastRenderedPageBreak/>
        <w:drawing>
          <wp:anchor distT="0" distB="0" distL="0" distR="0" simplePos="0" relativeHeight="7" behindDoc="0" locked="0" layoutInCell="1" allowOverlap="1">
            <wp:simplePos x="0" y="0"/>
            <wp:positionH relativeFrom="column">
              <wp:posOffset>14605</wp:posOffset>
            </wp:positionH>
            <wp:positionV relativeFrom="paragraph">
              <wp:posOffset>410845</wp:posOffset>
            </wp:positionV>
            <wp:extent cx="6059805" cy="33877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2"/>
                    <a:stretch>
                      <a:fillRect/>
                    </a:stretch>
                  </pic:blipFill>
                  <pic:spPr bwMode="auto">
                    <a:xfrm>
                      <a:off x="0" y="0"/>
                      <a:ext cx="6059805" cy="3387725"/>
                    </a:xfrm>
                    <a:prstGeom prst="rect">
                      <a:avLst/>
                    </a:prstGeom>
                  </pic:spPr>
                </pic:pic>
              </a:graphicData>
            </a:graphic>
          </wp:anchor>
        </w:drawing>
      </w:r>
      <w:r w:rsidR="007567A0">
        <w:t>3.3 Organograma</w:t>
      </w:r>
      <w:bookmarkEnd w:id="167"/>
    </w:p>
    <w:p w:rsidR="00D03E65" w:rsidRDefault="00D03E65">
      <w:pPr>
        <w:pStyle w:val="Corpodetexto"/>
        <w:rPr>
          <w:rFonts w:ascii="Arial" w:hAnsi="Arial" w:cs="Arial"/>
          <w:b/>
          <w:sz w:val="28"/>
          <w:szCs w:val="28"/>
          <w:lang w:val="en-US" w:eastAsia="pt-BR"/>
        </w:rPr>
      </w:pPr>
    </w:p>
    <w:p w:rsidR="00D03E65" w:rsidRDefault="007567A0">
      <w:pPr>
        <w:jc w:val="center"/>
        <w:rPr>
          <w:rFonts w:ascii="Arial" w:hAnsi="Arial" w:cs="Arial"/>
          <w:sz w:val="16"/>
          <w:szCs w:val="16"/>
        </w:rPr>
      </w:pPr>
      <w:r>
        <w:rPr>
          <w:rFonts w:ascii="Arial" w:hAnsi="Arial" w:cs="Arial"/>
          <w:sz w:val="16"/>
          <w:szCs w:val="16"/>
        </w:rPr>
        <w:t xml:space="preserve"> Figura 2: Organograma da empresa</w:t>
      </w:r>
    </w:p>
    <w:p w:rsidR="00D03E65" w:rsidRDefault="00D03E65">
      <w:pPr>
        <w:spacing w:line="360" w:lineRule="auto"/>
        <w:rPr>
          <w:rFonts w:ascii="Arial" w:hAnsi="Arial" w:cs="Arial"/>
          <w:b/>
          <w:sz w:val="28"/>
          <w:szCs w:val="28"/>
        </w:rPr>
      </w:pPr>
    </w:p>
    <w:p w:rsidR="00D03E65" w:rsidRDefault="007567A0">
      <w:pPr>
        <w:pStyle w:val="Ttulo2"/>
        <w:spacing w:line="360" w:lineRule="auto"/>
      </w:pPr>
      <w:bookmarkStart w:id="168" w:name="__RefHeading___Toc4019_990249200"/>
      <w:bookmarkStart w:id="169" w:name="_Toc479953298"/>
      <w:bookmarkEnd w:id="168"/>
      <w:r>
        <w:t>3.4 Mercado consumidor</w:t>
      </w:r>
      <w:bookmarkEnd w:id="169"/>
    </w:p>
    <w:p w:rsidR="00D03E65" w:rsidRDefault="007567A0">
      <w:pPr>
        <w:spacing w:line="360" w:lineRule="auto"/>
        <w:ind w:firstLine="720"/>
        <w:jc w:val="both"/>
        <w:rPr>
          <w:rFonts w:ascii="Arial" w:hAnsi="Arial" w:cs="Arial"/>
        </w:rPr>
      </w:pPr>
      <w:r>
        <w:rPr>
          <w:rFonts w:ascii="Arial" w:hAnsi="Arial" w:cs="Arial"/>
        </w:rPr>
        <w:t xml:space="preserve">A Cientz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empresa possui algumas </w:t>
      </w:r>
      <w:r w:rsidR="00466D94" w:rsidRPr="00466D94">
        <w:rPr>
          <w:rFonts w:ascii="Arial" w:hAnsi="Arial" w:cs="Arial"/>
          <w:i/>
          <w:rPrChange w:id="170" w:author="Dr Weimar" w:date="2017-04-19T01:06:00Z">
            <w:rPr>
              <w:rFonts w:ascii="Arial" w:hAnsi="Arial" w:cs="Arial"/>
            </w:rPr>
          </w:rPrChange>
        </w:rPr>
        <w:t>startups</w:t>
      </w:r>
      <w:r>
        <w:rPr>
          <w:rFonts w:ascii="Arial" w:hAnsi="Arial" w:cs="Arial"/>
        </w:rPr>
        <w:t xml:space="preserve"> na área de tecnologia da informação em desenvolvimento.</w:t>
      </w:r>
    </w:p>
    <w:p w:rsidR="00D03E65" w:rsidRDefault="007567A0">
      <w:pPr>
        <w:pStyle w:val="Ttulo2"/>
        <w:spacing w:line="360" w:lineRule="auto"/>
      </w:pPr>
      <w:bookmarkStart w:id="171" w:name="__RefHeading___Toc4021_990249200"/>
      <w:bookmarkStart w:id="172" w:name="_Toc479953299"/>
      <w:bookmarkEnd w:id="171"/>
      <w:r>
        <w:t>3.5 Concorrência</w:t>
      </w:r>
      <w:bookmarkEnd w:id="172"/>
    </w:p>
    <w:p w:rsidR="00D03E65" w:rsidRDefault="007567A0" w:rsidP="00640CE5">
      <w:pPr>
        <w:spacing w:line="360" w:lineRule="auto"/>
        <w:ind w:firstLine="720"/>
        <w:jc w:val="both"/>
        <w:rPr>
          <w:rFonts w:ascii="Arial" w:hAnsi="Arial" w:cs="Arial"/>
        </w:rPr>
      </w:pPr>
      <w:r>
        <w:rPr>
          <w:rFonts w:ascii="Arial" w:hAnsi="Arial" w:cs="Arial"/>
        </w:rPr>
        <w:t xml:space="preserve">A Cientz Publicidade, pelo fato de ser uma empresa de pequeno /médio porte, não tem em específico concorrentes diretos. Segundo seu CEO Edison Araújo, assim como a Cientz Publicidade, existem inúmeras outras empresas do mesmo tamanho, ou profissionais informais trabalhando na área publicitária. Por justa causa a Cientz trata como concorrente toda e qualquer empresa de publicidade do estado do Ceará. </w:t>
      </w:r>
    </w:p>
    <w:p w:rsidR="00D03E65" w:rsidRDefault="007567A0">
      <w:pPr>
        <w:pStyle w:val="Ttulo2"/>
        <w:spacing w:line="360" w:lineRule="auto"/>
      </w:pPr>
      <w:bookmarkStart w:id="173" w:name="__RefHeading___Toc4023_990249200"/>
      <w:bookmarkStart w:id="174" w:name="_Toc479953300"/>
      <w:bookmarkEnd w:id="173"/>
      <w:r>
        <w:lastRenderedPageBreak/>
        <w:t>3.6 Premissas e Restrições ao projeto na organização</w:t>
      </w:r>
      <w:bookmarkEnd w:id="174"/>
    </w:p>
    <w:p w:rsidR="00D03E65" w:rsidRDefault="007567A0" w:rsidP="00640CE5">
      <w:pPr>
        <w:spacing w:line="360" w:lineRule="auto"/>
        <w:ind w:firstLine="720"/>
        <w:jc w:val="both"/>
        <w:rPr>
          <w:rFonts w:ascii="Arial" w:hAnsi="Arial" w:cs="Arial"/>
        </w:rPr>
      </w:pPr>
      <w:r>
        <w:rPr>
          <w:rFonts w:ascii="Arial" w:hAnsi="Arial" w:cs="Arial"/>
        </w:rPr>
        <w:t>Atualmente a Cientz trabalha com as tecnologias de desenvolvimento PHP e Java. Como a ferramenta SigmaDB é desenvolvida exclusivamente para Java, os projetos da empresa, implementados nesta tecnologia, serão todos adaptados para que contemplem essa nova estrutura.</w:t>
      </w:r>
    </w:p>
    <w:p w:rsidR="00D03E65" w:rsidRDefault="007567A0" w:rsidP="00640CE5">
      <w:pPr>
        <w:spacing w:line="360" w:lineRule="auto"/>
        <w:ind w:firstLine="720"/>
        <w:jc w:val="both"/>
        <w:rPr>
          <w:rFonts w:ascii="Arial" w:hAnsi="Arial" w:cs="Arial"/>
        </w:rPr>
      </w:pPr>
      <w:r>
        <w:rPr>
          <w:rFonts w:ascii="Arial" w:hAnsi="Arial" w:cs="Arial"/>
        </w:rPr>
        <w:t xml:space="preserve">Por se tratar de um </w:t>
      </w:r>
      <w:r w:rsidR="00466D94" w:rsidRPr="00466D94">
        <w:rPr>
          <w:rFonts w:ascii="Arial" w:hAnsi="Arial" w:cs="Arial"/>
          <w:i/>
          <w:rPrChange w:id="175" w:author="Dr Weimar" w:date="2017-04-19T01:07:00Z">
            <w:rPr>
              <w:rFonts w:ascii="Arial" w:hAnsi="Arial" w:cs="Arial"/>
            </w:rPr>
          </w:rPrChange>
        </w:rPr>
        <w:t xml:space="preserve">Framework </w:t>
      </w:r>
      <w:r>
        <w:rPr>
          <w:rFonts w:ascii="Arial" w:hAnsi="Arial" w:cs="Arial"/>
        </w:rPr>
        <w:t xml:space="preserve">de transação de dados, a ferramenta pode ser utilizada para o desenvolvimento de aplicações de ambientes </w:t>
      </w:r>
      <w:r w:rsidR="00466D94" w:rsidRPr="00466D94">
        <w:rPr>
          <w:rFonts w:ascii="Arial" w:hAnsi="Arial" w:cs="Arial"/>
          <w:i/>
          <w:rPrChange w:id="176" w:author="Dr Weimar" w:date="2017-04-19T01:08:00Z">
            <w:rPr>
              <w:rFonts w:ascii="Arial" w:hAnsi="Arial" w:cs="Arial"/>
            </w:rPr>
          </w:rPrChange>
        </w:rPr>
        <w:t>Desktops e Web</w:t>
      </w:r>
      <w:r>
        <w:rPr>
          <w:rFonts w:ascii="Arial" w:hAnsi="Arial" w:cs="Arial"/>
        </w:rPr>
        <w:t>.</w:t>
      </w:r>
    </w:p>
    <w:p w:rsidR="00D03E65" w:rsidRDefault="007567A0" w:rsidP="00640CE5">
      <w:pPr>
        <w:spacing w:line="360" w:lineRule="auto"/>
        <w:ind w:firstLine="720"/>
        <w:jc w:val="both"/>
        <w:rPr>
          <w:rFonts w:ascii="Arial" w:hAnsi="Arial" w:cs="Arial"/>
        </w:rPr>
      </w:pPr>
      <w:r>
        <w:rPr>
          <w:rFonts w:ascii="Arial" w:hAnsi="Arial" w:cs="Arial"/>
        </w:rPr>
        <w:t>Para a utilização da ferramenta, se fará necessário que os projetos da empresa sigam a arquitetura apresentada abaixo:</w:t>
      </w:r>
    </w:p>
    <w:p w:rsidR="00D03E65" w:rsidRPr="005207F9" w:rsidRDefault="00425113">
      <w:pPr>
        <w:ind w:left="720" w:firstLine="720"/>
        <w:rPr>
          <w:rFonts w:ascii="Arial" w:hAnsi="Arial" w:cs="Arial"/>
        </w:rPr>
      </w:pPr>
      <w:r>
        <w:rPr>
          <w:rFonts w:ascii="Arial" w:hAnsi="Arial" w:cs="Arial"/>
          <w:noProof/>
        </w:rPr>
        <w:drawing>
          <wp:anchor distT="0" distB="0" distL="0" distR="0" simplePos="0" relativeHeight="8" behindDoc="0" locked="0" layoutInCell="1" allowOverlap="1">
            <wp:simplePos x="0" y="0"/>
            <wp:positionH relativeFrom="column">
              <wp:posOffset>590550</wp:posOffset>
            </wp:positionH>
            <wp:positionV relativeFrom="paragraph">
              <wp:posOffset>137160</wp:posOffset>
            </wp:positionV>
            <wp:extent cx="4569460" cy="339661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3"/>
                    <a:stretch>
                      <a:fillRect/>
                    </a:stretch>
                  </pic:blipFill>
                  <pic:spPr bwMode="auto">
                    <a:xfrm>
                      <a:off x="0" y="0"/>
                      <a:ext cx="4569460" cy="3396615"/>
                    </a:xfrm>
                    <a:prstGeom prst="rect">
                      <a:avLst/>
                    </a:prstGeom>
                  </pic:spPr>
                </pic:pic>
              </a:graphicData>
            </a:graphic>
          </wp:anchor>
        </w:drawing>
      </w:r>
    </w:p>
    <w:p w:rsidR="00D03E65" w:rsidRDefault="00D03E65">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pPr>
        <w:jc w:val="center"/>
        <w:rPr>
          <w:rFonts w:ascii="Arial" w:hAnsi="Arial" w:cs="Arial"/>
          <w:sz w:val="16"/>
          <w:szCs w:val="16"/>
        </w:rPr>
      </w:pPr>
    </w:p>
    <w:p w:rsidR="00425113" w:rsidRDefault="00425113" w:rsidP="00425113">
      <w:pPr>
        <w:jc w:val="center"/>
        <w:rPr>
          <w:rFonts w:ascii="Arial" w:hAnsi="Arial" w:cs="Arial"/>
          <w:sz w:val="16"/>
          <w:szCs w:val="16"/>
        </w:rPr>
      </w:pPr>
    </w:p>
    <w:p w:rsidR="00425113" w:rsidRDefault="00425113" w:rsidP="00425113">
      <w:pPr>
        <w:jc w:val="center"/>
        <w:rPr>
          <w:rFonts w:ascii="Arial" w:hAnsi="Arial" w:cs="Arial"/>
          <w:sz w:val="16"/>
          <w:szCs w:val="16"/>
        </w:rPr>
      </w:pPr>
    </w:p>
    <w:p w:rsidR="00425113" w:rsidRDefault="00425113" w:rsidP="00425113">
      <w:pPr>
        <w:jc w:val="center"/>
        <w:rPr>
          <w:rFonts w:ascii="Arial" w:hAnsi="Arial" w:cs="Arial"/>
          <w:sz w:val="16"/>
          <w:szCs w:val="16"/>
        </w:rPr>
      </w:pPr>
    </w:p>
    <w:p w:rsidR="00425113" w:rsidRDefault="00425113" w:rsidP="00425113">
      <w:pPr>
        <w:jc w:val="center"/>
        <w:rPr>
          <w:rFonts w:ascii="Arial" w:hAnsi="Arial" w:cs="Arial"/>
          <w:sz w:val="16"/>
          <w:szCs w:val="16"/>
        </w:rPr>
      </w:pPr>
    </w:p>
    <w:p w:rsidR="00425113" w:rsidRDefault="00425113" w:rsidP="00425113">
      <w:pPr>
        <w:jc w:val="center"/>
        <w:rPr>
          <w:rFonts w:ascii="Arial" w:hAnsi="Arial" w:cs="Arial"/>
          <w:sz w:val="16"/>
          <w:szCs w:val="16"/>
        </w:rPr>
      </w:pPr>
    </w:p>
    <w:p w:rsidR="00D03E65" w:rsidRDefault="007567A0" w:rsidP="00425113">
      <w:pPr>
        <w:jc w:val="center"/>
        <w:rPr>
          <w:rFonts w:ascii="Arial" w:hAnsi="Arial" w:cs="Arial"/>
          <w:sz w:val="16"/>
          <w:szCs w:val="16"/>
        </w:rPr>
      </w:pPr>
      <w:r>
        <w:rPr>
          <w:rFonts w:ascii="Arial" w:hAnsi="Arial" w:cs="Arial"/>
          <w:sz w:val="16"/>
          <w:szCs w:val="16"/>
        </w:rPr>
        <w:t>Figura 3: Arquitetura do Framework</w:t>
      </w:r>
    </w:p>
    <w:p w:rsidR="00D03E65" w:rsidRPr="005207F9" w:rsidRDefault="007567A0">
      <w:pPr>
        <w:ind w:left="720" w:hanging="11"/>
        <w:rPr>
          <w:rFonts w:ascii="Arial" w:hAnsi="Arial" w:cs="Arial"/>
        </w:rPr>
      </w:pPr>
      <w:r>
        <w:rPr>
          <w:rFonts w:ascii="Arial" w:hAnsi="Arial" w:cs="Arial"/>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7188200" cy="70199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stretch>
                      <a:fillRect/>
                    </a:stretch>
                  </pic:blipFill>
                  <pic:spPr bwMode="auto">
                    <a:xfrm>
                      <a:off x="0" y="0"/>
                      <a:ext cx="7188200" cy="7019925"/>
                    </a:xfrm>
                    <a:prstGeom prst="rect">
                      <a:avLst/>
                    </a:prstGeom>
                  </pic:spPr>
                </pic:pic>
              </a:graphicData>
            </a:graphic>
          </wp:anchor>
        </w:drawing>
      </w:r>
    </w:p>
    <w:p w:rsidR="00D03E65" w:rsidRDefault="007567A0" w:rsidP="00425113">
      <w:pPr>
        <w:ind w:left="720" w:firstLine="720"/>
        <w:jc w:val="center"/>
        <w:rPr>
          <w:rFonts w:ascii="Arial" w:hAnsi="Arial" w:cs="Arial"/>
          <w:sz w:val="16"/>
          <w:szCs w:val="16"/>
        </w:rPr>
      </w:pPr>
      <w:r>
        <w:rPr>
          <w:rFonts w:ascii="Arial" w:hAnsi="Arial" w:cs="Arial"/>
          <w:sz w:val="16"/>
          <w:szCs w:val="16"/>
        </w:rPr>
        <w:t>Figura 4: Diagrama de classes e relacionamentos do Framework</w:t>
      </w:r>
    </w:p>
    <w:p w:rsidR="00D03E65" w:rsidRDefault="00D03E65">
      <w:pPr>
        <w:rPr>
          <w:rFonts w:ascii="Arial" w:hAnsi="Arial" w:cs="Arial"/>
          <w:sz w:val="16"/>
          <w:szCs w:val="16"/>
        </w:rPr>
      </w:pPr>
    </w:p>
    <w:p w:rsidR="00D03E65" w:rsidRPr="00640CE5" w:rsidRDefault="007567A0" w:rsidP="00640CE5">
      <w:pPr>
        <w:spacing w:line="360" w:lineRule="auto"/>
        <w:ind w:firstLine="720"/>
        <w:jc w:val="both"/>
        <w:rPr>
          <w:rFonts w:ascii="Arial" w:hAnsi="Arial" w:cs="Arial"/>
        </w:rPr>
      </w:pPr>
      <w:r w:rsidRPr="00640CE5">
        <w:rPr>
          <w:rFonts w:ascii="Arial" w:hAnsi="Arial" w:cs="Arial"/>
        </w:rPr>
        <w:lastRenderedPageBreak/>
        <w:t xml:space="preserve">Podemos observar que o </w:t>
      </w:r>
      <w:r w:rsidR="00466D94" w:rsidRPr="00466D94">
        <w:rPr>
          <w:rFonts w:ascii="Arial" w:hAnsi="Arial" w:cs="Arial"/>
          <w:i/>
          <w:rPrChange w:id="177" w:author="Dr Weimar" w:date="2017-04-19T01:08:00Z">
            <w:rPr>
              <w:rFonts w:ascii="Arial" w:hAnsi="Arial" w:cs="Arial"/>
            </w:rPr>
          </w:rPrChange>
        </w:rPr>
        <w:t xml:space="preserve">framework </w:t>
      </w:r>
      <w:r w:rsidRPr="00640CE5">
        <w:rPr>
          <w:rFonts w:ascii="Arial" w:hAnsi="Arial" w:cs="Arial"/>
        </w:rPr>
        <w:t>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Este arquivo de propriedades deve estar configurado no projeto da aplicação de acordo com as especificações do schema XSD da API da ferramenta.</w:t>
      </w:r>
    </w:p>
    <w:p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Segundo E</w:t>
      </w:r>
      <w:r w:rsidR="00B155BF" w:rsidRPr="00640CE5">
        <w:rPr>
          <w:rFonts w:ascii="Arial" w:hAnsi="Arial" w:cs="Arial"/>
          <w:sz w:val="24"/>
          <w:szCs w:val="24"/>
        </w:rPr>
        <w:t>lmasre e Navathe</w:t>
      </w:r>
      <w:r w:rsidRPr="00640CE5">
        <w:rPr>
          <w:rFonts w:ascii="Arial" w:hAnsi="Arial" w:cs="Arial"/>
          <w:sz w:val="24"/>
          <w:szCs w:val="24"/>
        </w:rPr>
        <w:t xml:space="preserve"> (2010), uma entidade é equivalente a um objeto ou conceito do mundo real. </w:t>
      </w:r>
      <w:r w:rsidR="00B155BF" w:rsidRPr="00640CE5">
        <w:rPr>
          <w:rFonts w:ascii="Arial" w:hAnsi="Arial" w:cs="Arial"/>
          <w:sz w:val="24"/>
          <w:szCs w:val="24"/>
        </w:rPr>
        <w:t>Elmasre e Navathe</w:t>
      </w:r>
      <w:r w:rsidRPr="00640CE5">
        <w:rPr>
          <w:rFonts w:ascii="Arial" w:hAnsi="Arial" w:cs="Arial"/>
          <w:sz w:val="24"/>
          <w:szCs w:val="24"/>
        </w:rPr>
        <w:t xml:space="preserve"> (2010) complementa</w:t>
      </w:r>
      <w:r w:rsidR="00B155BF" w:rsidRPr="00640CE5">
        <w:rPr>
          <w:rFonts w:ascii="Arial" w:hAnsi="Arial" w:cs="Arial"/>
          <w:sz w:val="24"/>
          <w:szCs w:val="24"/>
        </w:rPr>
        <w:t>m</w:t>
      </w:r>
      <w:r w:rsidRPr="00640CE5">
        <w:rPr>
          <w:rFonts w:ascii="Arial" w:hAnsi="Arial" w:cs="Arial"/>
          <w:sz w:val="24"/>
          <w:szCs w:val="24"/>
        </w:rPr>
        <w:t xml:space="preserve"> dizendo que um atributo representa alguma propriedade de interesse que compõe melhor uma entidade. Assim sendo, podemos concluir como entidade toda e qualquer tabela do banco de dados, assim como atributo as colunas destas tabelas.</w:t>
      </w:r>
    </w:p>
    <w:p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800000"/>
          <w:sz w:val="24"/>
          <w:szCs w:val="24"/>
        </w:rPr>
        <w:tab/>
      </w:r>
      <w:r w:rsidRPr="00640CE5">
        <w:rPr>
          <w:rFonts w:ascii="Arial" w:hAnsi="Arial" w:cs="Arial"/>
          <w:color w:val="000000"/>
          <w:sz w:val="24"/>
          <w:szCs w:val="24"/>
        </w:rPr>
        <w:t>Para o funcionamento da ferramenta, se faz necessário a existência de entidades do banco em formato de classe Java. Ou seja, se necessita de que exista um espelho da tabela em forma de um arquivo java. Para cada tabela que o usuário programador necessite manter no banco, deverá haver uma classe Java com o mesmo nome da entidade, mesmos nomes de atributos e respectivos tipos de dados. Essa classe que representa uma entidade, obrigatoriamente deverá herdar a classe TableMaster da ferramenta, conforme podemos observar na figura 4. O atributo que representa uma Primary Key, deverá obrigatoriamente receber uma a</w:t>
      </w:r>
      <w:r w:rsidRPr="00640CE5">
        <w:rPr>
          <w:rFonts w:ascii="Arial" w:hAnsi="Arial" w:cs="Arial"/>
          <w:i/>
          <w:iCs/>
          <w:color w:val="000000"/>
          <w:sz w:val="24"/>
          <w:szCs w:val="24"/>
        </w:rPr>
        <w:t>nnotation</w:t>
      </w:r>
      <w:r w:rsidRPr="00640CE5">
        <w:rPr>
          <w:rFonts w:ascii="Arial" w:hAnsi="Arial" w:cs="Arial"/>
          <w:color w:val="000000"/>
          <w:sz w:val="24"/>
          <w:szCs w:val="24"/>
        </w:rPr>
        <w:t>PkTableMaster. Será por meio des</w:t>
      </w:r>
      <w:ins w:id="178" w:author="Dr Weimar" w:date="2017-04-19T01:10:00Z">
        <w:r w:rsidR="00011AED">
          <w:rPr>
            <w:rFonts w:ascii="Arial" w:hAnsi="Arial" w:cs="Arial"/>
            <w:color w:val="000000"/>
            <w:sz w:val="24"/>
            <w:szCs w:val="24"/>
          </w:rPr>
          <w:t>s</w:t>
        </w:r>
      </w:ins>
      <w:del w:id="179" w:author="Dr Weimar" w:date="2017-04-19T01:10:00Z">
        <w:r w:rsidRPr="00640CE5" w:rsidDel="00011AED">
          <w:rPr>
            <w:rFonts w:ascii="Arial" w:hAnsi="Arial" w:cs="Arial"/>
            <w:color w:val="000000"/>
            <w:sz w:val="24"/>
            <w:szCs w:val="24"/>
          </w:rPr>
          <w:delText>t</w:delText>
        </w:r>
      </w:del>
      <w:r w:rsidRPr="00640CE5">
        <w:rPr>
          <w:rFonts w:ascii="Arial" w:hAnsi="Arial" w:cs="Arial"/>
          <w:color w:val="000000"/>
          <w:sz w:val="24"/>
          <w:szCs w:val="24"/>
        </w:rPr>
        <w:t>a interface que a ferramenta será capaz de identificar qual dos atributos da classe representarão a chave primária da entidade e desta forma montar as devidas restrições das transações.</w:t>
      </w:r>
    </w:p>
    <w:p w:rsid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000000"/>
          <w:sz w:val="24"/>
          <w:szCs w:val="24"/>
        </w:rPr>
        <w:tab/>
      </w:r>
      <w:r w:rsidRPr="00640CE5">
        <w:rPr>
          <w:rFonts w:ascii="Arial" w:hAnsi="Arial" w:cs="Arial"/>
          <w:sz w:val="24"/>
          <w:szCs w:val="24"/>
        </w:rPr>
        <w:t>Toda entidade tem um ponto único de entrada e saída de dados, que será a classe SigmaDB. Es</w:t>
      </w:r>
      <w:ins w:id="180" w:author="Dr Weimar" w:date="2017-04-19T01:10:00Z">
        <w:r w:rsidR="00011AED">
          <w:rPr>
            <w:rFonts w:ascii="Arial" w:hAnsi="Arial" w:cs="Arial"/>
            <w:sz w:val="24"/>
            <w:szCs w:val="24"/>
          </w:rPr>
          <w:t>s</w:t>
        </w:r>
      </w:ins>
      <w:del w:id="181" w:author="Dr Weimar" w:date="2017-04-19T01:10:00Z">
        <w:r w:rsidRPr="00640CE5" w:rsidDel="00011AED">
          <w:rPr>
            <w:rFonts w:ascii="Arial" w:hAnsi="Arial" w:cs="Arial"/>
            <w:sz w:val="24"/>
            <w:szCs w:val="24"/>
          </w:rPr>
          <w:delText>t</w:delText>
        </w:r>
      </w:del>
      <w:r w:rsidRPr="00640CE5">
        <w:rPr>
          <w:rFonts w:ascii="Arial" w:hAnsi="Arial" w:cs="Arial"/>
          <w:sz w:val="24"/>
          <w:szCs w:val="24"/>
        </w:rPr>
        <w:t xml:space="preserve">a classe é capaz de realizar </w:t>
      </w:r>
      <w:r w:rsidR="00466D94" w:rsidRPr="00466D94">
        <w:rPr>
          <w:rFonts w:ascii="Arial" w:hAnsi="Arial" w:cs="Arial"/>
          <w:i/>
          <w:sz w:val="24"/>
          <w:szCs w:val="24"/>
          <w:rPrChange w:id="182" w:author="Dr Weimar" w:date="2017-04-19T01:10:00Z">
            <w:rPr>
              <w:rFonts w:ascii="Arial" w:eastAsia="SimSun" w:hAnsi="Arial" w:cs="Arial"/>
              <w:sz w:val="24"/>
              <w:szCs w:val="24"/>
              <w:lang w:eastAsia="pt-BR"/>
            </w:rPr>
          </w:rPrChange>
        </w:rPr>
        <w:t>inserts, updates, deletes e selects</w:t>
      </w:r>
      <w:r w:rsidRPr="00640CE5">
        <w:rPr>
          <w:rFonts w:ascii="Arial" w:hAnsi="Arial" w:cs="Arial"/>
          <w:sz w:val="24"/>
          <w:szCs w:val="24"/>
        </w:rPr>
        <w:t>. Os valores dos atributos da classe servirão como restrições para realização de consultas e persistência de dados.</w:t>
      </w:r>
    </w:p>
    <w:p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rsidR="00D03E65" w:rsidRDefault="007567A0">
      <w:pPr>
        <w:pStyle w:val="Ttulo1"/>
        <w:spacing w:line="360" w:lineRule="auto"/>
      </w:pPr>
      <w:bookmarkStart w:id="183" w:name="__RefHeading___Toc4025_990249200"/>
      <w:bookmarkStart w:id="184" w:name="_Toc479953301"/>
      <w:bookmarkEnd w:id="183"/>
      <w:r>
        <w:lastRenderedPageBreak/>
        <w:t>4 O SISTEMA ATUAL</w:t>
      </w:r>
      <w:bookmarkEnd w:id="184"/>
    </w:p>
    <w:p w:rsidR="00D03E65" w:rsidRPr="008568AD" w:rsidRDefault="007567A0" w:rsidP="008568AD">
      <w:pPr>
        <w:pStyle w:val="PargrafodaLista"/>
        <w:spacing w:line="360" w:lineRule="auto"/>
        <w:ind w:left="142" w:firstLine="567"/>
        <w:jc w:val="both"/>
        <w:rPr>
          <w:rFonts w:ascii="Arial" w:hAnsi="Arial" w:cs="Arial"/>
          <w:sz w:val="24"/>
          <w:szCs w:val="24"/>
        </w:rPr>
      </w:pPr>
      <w:r w:rsidRPr="008568AD">
        <w:rPr>
          <w:rFonts w:ascii="Arial" w:hAnsi="Arial" w:cs="Arial"/>
          <w:sz w:val="24"/>
          <w:szCs w:val="24"/>
        </w:rPr>
        <w:t xml:space="preserve">Atualmente a empresa não possui nenhum </w:t>
      </w:r>
      <w:r w:rsidR="00466D94" w:rsidRPr="00466D94">
        <w:rPr>
          <w:rFonts w:ascii="Arial" w:hAnsi="Arial" w:cs="Arial"/>
          <w:i/>
          <w:color w:val="FF0000"/>
          <w:sz w:val="24"/>
          <w:szCs w:val="24"/>
          <w:rPrChange w:id="185" w:author="Dr Weimar" w:date="2017-04-19T01:11:00Z">
            <w:rPr>
              <w:rFonts w:ascii="Arial" w:eastAsia="SimSun" w:hAnsi="Arial" w:cs="Arial"/>
              <w:sz w:val="24"/>
              <w:szCs w:val="24"/>
              <w:lang w:eastAsia="pt-BR"/>
            </w:rPr>
          </w:rPrChange>
        </w:rPr>
        <w:t xml:space="preserve">Framework </w:t>
      </w:r>
      <w:r w:rsidRPr="008568AD">
        <w:rPr>
          <w:rFonts w:ascii="Arial" w:hAnsi="Arial" w:cs="Arial"/>
          <w:sz w:val="24"/>
          <w:szCs w:val="24"/>
        </w:rPr>
        <w:t>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sidRPr="008568AD">
        <w:rPr>
          <w:rFonts w:ascii="Arial" w:hAnsi="Arial" w:cs="Arial"/>
          <w:sz w:val="24"/>
          <w:szCs w:val="24"/>
        </w:rPr>
        <w:t>s</w:t>
      </w:r>
      <w:r w:rsidRPr="008568AD">
        <w:rPr>
          <w:rFonts w:ascii="Arial" w:hAnsi="Arial" w:cs="Arial"/>
          <w:sz w:val="24"/>
          <w:szCs w:val="24"/>
        </w:rPr>
        <w:t>, devido a</w:t>
      </w:r>
      <w:r w:rsidR="004144D3" w:rsidRPr="008568AD">
        <w:rPr>
          <w:rFonts w:ascii="Arial" w:hAnsi="Arial" w:cs="Arial"/>
          <w:sz w:val="24"/>
          <w:szCs w:val="24"/>
        </w:rPr>
        <w:t>o fato de</w:t>
      </w:r>
      <w:r w:rsidRPr="008568AD">
        <w:rPr>
          <w:rFonts w:ascii="Arial" w:hAnsi="Arial" w:cs="Arial"/>
          <w:sz w:val="24"/>
          <w:szCs w:val="24"/>
        </w:rPr>
        <w:t xml:space="preserve"> que </w:t>
      </w:r>
      <w:r w:rsidR="00DE69D0" w:rsidRPr="008568AD">
        <w:rPr>
          <w:rFonts w:ascii="Arial" w:hAnsi="Arial" w:cs="Arial"/>
          <w:sz w:val="24"/>
          <w:szCs w:val="24"/>
        </w:rPr>
        <w:t>a falta de administração dessas estruturas acabou</w:t>
      </w:r>
      <w:r w:rsidRPr="008568AD">
        <w:rPr>
          <w:rFonts w:ascii="Arial" w:hAnsi="Arial" w:cs="Arial"/>
          <w:sz w:val="24"/>
          <w:szCs w:val="24"/>
        </w:rPr>
        <w:t xml:space="preserve"> por gerar códigos redundantes e estruturas completamente desarticuladas.</w:t>
      </w:r>
    </w:p>
    <w:p w:rsidR="00D03E65" w:rsidRDefault="00D03E65">
      <w:pPr>
        <w:pStyle w:val="PargrafodaLista"/>
        <w:spacing w:line="360" w:lineRule="auto"/>
        <w:ind w:firstLine="720"/>
        <w:rPr>
          <w:rFonts w:ascii="Arial" w:hAnsi="Arial" w:cs="Arial"/>
        </w:rPr>
      </w:pPr>
    </w:p>
    <w:p w:rsidR="00D03E65" w:rsidRDefault="007567A0">
      <w:pPr>
        <w:pStyle w:val="Ttulo2"/>
        <w:spacing w:line="360" w:lineRule="auto"/>
      </w:pPr>
      <w:bookmarkStart w:id="186" w:name="__RefHeading___Toc4027_990249200"/>
      <w:bookmarkStart w:id="187" w:name="_Toc479953302"/>
      <w:bookmarkEnd w:id="186"/>
      <w:r>
        <w:t>4.1 Justificativa de Escolha do Sistema</w:t>
      </w:r>
      <w:bookmarkEnd w:id="187"/>
    </w:p>
    <w:p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Existe a necessidade de se conseguir códigos coesos, desacoplados e não redundantes, de maneira que o profissional da área de desenvolvimento de software consiga agilidade e qualidade no seu trabalho.</w:t>
      </w:r>
    </w:p>
    <w:p w:rsidR="00DE69D0" w:rsidRDefault="007567A0" w:rsidP="00DE69D0">
      <w:pPr>
        <w:pStyle w:val="Ttulo3"/>
        <w:spacing w:line="360" w:lineRule="auto"/>
      </w:pPr>
      <w:bookmarkStart w:id="188" w:name="__RefHeading___Toc4029_990249200"/>
      <w:bookmarkStart w:id="189" w:name="_Toc479953303"/>
      <w:bookmarkEnd w:id="188"/>
      <w:r>
        <w:t>4.1.1 O Sistema</w:t>
      </w:r>
      <w:bookmarkEnd w:id="189"/>
    </w:p>
    <w:p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tecnologia Java possui uma estrutura nativa, dentro de sua API, para realizar conexões e transações com bancos de dados. Esta estrutura encontra-se localizada dentro do pacote de classes java.sql.*. Dentro des</w:t>
      </w:r>
      <w:ins w:id="190" w:author="Dr Weimar" w:date="2017-04-19T01:12:00Z">
        <w:r w:rsidR="008354F4">
          <w:rPr>
            <w:rFonts w:ascii="Arial" w:hAnsi="Arial" w:cs="Arial"/>
            <w:sz w:val="24"/>
            <w:szCs w:val="24"/>
          </w:rPr>
          <w:t>s</w:t>
        </w:r>
      </w:ins>
      <w:del w:id="191" w:author="Dr Weimar" w:date="2017-04-19T01:12:00Z">
        <w:r w:rsidRPr="008568AD" w:rsidDel="008354F4">
          <w:rPr>
            <w:rFonts w:ascii="Arial" w:hAnsi="Arial" w:cs="Arial"/>
            <w:sz w:val="24"/>
            <w:szCs w:val="24"/>
          </w:rPr>
          <w:delText>t</w:delText>
        </w:r>
      </w:del>
      <w:r w:rsidRPr="008568AD">
        <w:rPr>
          <w:rFonts w:ascii="Arial" w:hAnsi="Arial" w:cs="Arial"/>
          <w:sz w:val="24"/>
          <w:szCs w:val="24"/>
        </w:rPr>
        <w:t>e pacote</w:t>
      </w:r>
      <w:ins w:id="192" w:author="Dr Weimar" w:date="2017-04-19T01:12:00Z">
        <w:r w:rsidR="008354F4">
          <w:rPr>
            <w:rFonts w:ascii="Arial" w:hAnsi="Arial" w:cs="Arial"/>
            <w:sz w:val="24"/>
            <w:szCs w:val="24"/>
          </w:rPr>
          <w:t>,</w:t>
        </w:r>
      </w:ins>
      <w:r w:rsidRPr="008568AD">
        <w:rPr>
          <w:rFonts w:ascii="Arial" w:hAnsi="Arial" w:cs="Arial"/>
          <w:sz w:val="24"/>
          <w:szCs w:val="24"/>
        </w:rPr>
        <w:t xml:space="preserve"> podemos destacar como as principais entidades para a realização de conexão e comunicação com o banco </w:t>
      </w:r>
      <w:r w:rsidR="007E3E61" w:rsidRPr="008568AD">
        <w:rPr>
          <w:rFonts w:ascii="Arial" w:hAnsi="Arial" w:cs="Arial"/>
          <w:sz w:val="24"/>
          <w:szCs w:val="24"/>
        </w:rPr>
        <w:t>como</w:t>
      </w:r>
      <w:ins w:id="193" w:author="Dr Weimar" w:date="2017-04-19T01:12:00Z">
        <w:r w:rsidR="008354F4">
          <w:rPr>
            <w:rFonts w:ascii="Arial" w:hAnsi="Arial" w:cs="Arial"/>
            <w:sz w:val="24"/>
            <w:szCs w:val="24"/>
          </w:rPr>
          <w:t xml:space="preserve"> </w:t>
        </w:r>
      </w:ins>
      <w:r w:rsidR="00AC07A6" w:rsidRPr="008568AD">
        <w:rPr>
          <w:rFonts w:ascii="Arial" w:hAnsi="Arial" w:cs="Arial"/>
          <w:i/>
          <w:sz w:val="24"/>
          <w:szCs w:val="24"/>
        </w:rPr>
        <w:t>DriverManager,</w:t>
      </w:r>
      <w:r w:rsidRPr="008568AD">
        <w:rPr>
          <w:rFonts w:ascii="Arial" w:hAnsi="Arial" w:cs="Arial"/>
          <w:i/>
          <w:sz w:val="24"/>
          <w:szCs w:val="24"/>
        </w:rPr>
        <w:t xml:space="preserve"> Connection, Statement, PreparedStatement</w:t>
      </w:r>
      <w:r w:rsidR="00AC07A6" w:rsidRPr="008568AD">
        <w:rPr>
          <w:rFonts w:ascii="Arial" w:hAnsi="Arial" w:cs="Arial"/>
          <w:i/>
          <w:sz w:val="24"/>
          <w:szCs w:val="24"/>
        </w:rPr>
        <w:t>, ResultSet</w:t>
      </w:r>
      <w:r w:rsidR="007E3E61" w:rsidRPr="008568AD">
        <w:rPr>
          <w:rFonts w:ascii="Arial" w:hAnsi="Arial" w:cs="Arial"/>
          <w:sz w:val="24"/>
          <w:szCs w:val="24"/>
        </w:rPr>
        <w:t xml:space="preserve"> e </w:t>
      </w:r>
      <w:r w:rsidR="007E3E61" w:rsidRPr="008568AD">
        <w:rPr>
          <w:rFonts w:ascii="Arial" w:hAnsi="Arial" w:cs="Arial"/>
          <w:i/>
          <w:sz w:val="24"/>
          <w:szCs w:val="24"/>
        </w:rPr>
        <w:t>RowSet</w:t>
      </w:r>
      <w:r w:rsidR="007E3E61" w:rsidRPr="008568AD">
        <w:rPr>
          <w:rFonts w:ascii="Arial" w:hAnsi="Arial" w:cs="Arial"/>
          <w:sz w:val="24"/>
          <w:szCs w:val="24"/>
        </w:rPr>
        <w:t>.</w:t>
      </w:r>
    </w:p>
    <w:p w:rsidR="007E3E61" w:rsidRPr="008568AD" w:rsidRDefault="007E3E61"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Tomando como bas</w:t>
      </w:r>
      <w:r w:rsidR="007E7D53" w:rsidRPr="008568AD">
        <w:rPr>
          <w:rFonts w:ascii="Arial" w:hAnsi="Arial" w:cs="Arial"/>
          <w:sz w:val="24"/>
          <w:szCs w:val="24"/>
        </w:rPr>
        <w:t>e a imagem 8</w:t>
      </w:r>
      <w:r w:rsidR="00AF4107" w:rsidRPr="008568AD">
        <w:rPr>
          <w:rFonts w:ascii="Arial" w:hAnsi="Arial" w:cs="Arial"/>
          <w:sz w:val="24"/>
          <w:szCs w:val="24"/>
        </w:rPr>
        <w:t>, para</w:t>
      </w:r>
      <w:ins w:id="194" w:author="Dr Weimar" w:date="2017-04-19T01:13:00Z">
        <w:r w:rsidR="008354F4">
          <w:rPr>
            <w:rFonts w:ascii="Arial" w:hAnsi="Arial" w:cs="Arial"/>
            <w:sz w:val="24"/>
            <w:szCs w:val="24"/>
          </w:rPr>
          <w:t xml:space="preserve"> se</w:t>
        </w:r>
      </w:ins>
      <w:r w:rsidR="00AF4107" w:rsidRPr="008568AD">
        <w:rPr>
          <w:rFonts w:ascii="Arial" w:hAnsi="Arial" w:cs="Arial"/>
          <w:sz w:val="24"/>
          <w:szCs w:val="24"/>
        </w:rPr>
        <w:t xml:space="preserve"> realizar</w:t>
      </w:r>
      <w:del w:id="195" w:author="Dr Weimar" w:date="2017-04-19T01:13:00Z">
        <w:r w:rsidR="00AF4107" w:rsidRPr="008568AD" w:rsidDel="008354F4">
          <w:rPr>
            <w:rFonts w:ascii="Arial" w:hAnsi="Arial" w:cs="Arial"/>
            <w:sz w:val="24"/>
            <w:szCs w:val="24"/>
          </w:rPr>
          <w:delText>-se</w:delText>
        </w:r>
      </w:del>
      <w:r w:rsidR="00AF4107" w:rsidRPr="008568AD">
        <w:rPr>
          <w:rFonts w:ascii="Arial" w:hAnsi="Arial" w:cs="Arial"/>
          <w:sz w:val="24"/>
          <w:szCs w:val="24"/>
        </w:rPr>
        <w:t xml:space="preserve"> uma consulta </w:t>
      </w:r>
      <w:r w:rsidRPr="008568AD">
        <w:rPr>
          <w:rFonts w:ascii="Arial" w:hAnsi="Arial" w:cs="Arial"/>
          <w:sz w:val="24"/>
          <w:szCs w:val="24"/>
        </w:rPr>
        <w:t>a tabela Pessoa, por meio de um sistema desenvolvido na tecnologia Java, internamente o software deve seguir o conju</w:t>
      </w:r>
      <w:r w:rsidR="00AF4107" w:rsidRPr="008568AD">
        <w:rPr>
          <w:rFonts w:ascii="Arial" w:hAnsi="Arial" w:cs="Arial"/>
          <w:sz w:val="24"/>
          <w:szCs w:val="24"/>
        </w:rPr>
        <w:t>nto de passos descritos adiante com os respectivos códigos fonte.</w:t>
      </w:r>
    </w:p>
    <w:p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Por meio da</w:t>
      </w:r>
      <w:r w:rsidR="00F318EB" w:rsidRPr="008568AD">
        <w:rPr>
          <w:rFonts w:ascii="Arial" w:hAnsi="Arial" w:cs="Arial"/>
          <w:sz w:val="24"/>
          <w:szCs w:val="24"/>
        </w:rPr>
        <w:t xml:space="preserve"> entidade </w:t>
      </w:r>
      <w:r w:rsidR="00466D94" w:rsidRPr="00466D94">
        <w:rPr>
          <w:rFonts w:ascii="Arial" w:hAnsi="Arial" w:cs="Arial"/>
          <w:i/>
          <w:sz w:val="24"/>
          <w:szCs w:val="24"/>
          <w:rPrChange w:id="196" w:author="Dr Weimar" w:date="2017-04-19T01:13:00Z">
            <w:rPr>
              <w:rFonts w:ascii="Arial" w:eastAsia="SimSun" w:hAnsi="Arial" w:cs="Arial"/>
              <w:sz w:val="24"/>
              <w:szCs w:val="24"/>
              <w:lang w:eastAsia="pt-BR"/>
            </w:rPr>
          </w:rPrChange>
        </w:rPr>
        <w:t>DriverManage,</w:t>
      </w:r>
      <w:r w:rsidRPr="008568AD">
        <w:rPr>
          <w:rFonts w:ascii="Arial" w:hAnsi="Arial" w:cs="Arial"/>
          <w:sz w:val="24"/>
          <w:szCs w:val="24"/>
        </w:rPr>
        <w:t xml:space="preserve"> </w:t>
      </w:r>
      <w:r w:rsidR="00AF4107" w:rsidRPr="008568AD">
        <w:rPr>
          <w:rFonts w:ascii="Arial" w:hAnsi="Arial" w:cs="Arial"/>
          <w:sz w:val="24"/>
          <w:szCs w:val="24"/>
        </w:rPr>
        <w:t xml:space="preserve">o programador deverá fazer com que </w:t>
      </w:r>
      <w:r w:rsidRPr="008568AD">
        <w:rPr>
          <w:rFonts w:ascii="Arial" w:hAnsi="Arial" w:cs="Arial"/>
          <w:sz w:val="24"/>
          <w:szCs w:val="24"/>
        </w:rPr>
        <w:t xml:space="preserve">o sistema </w:t>
      </w:r>
      <w:r w:rsidR="00AF4107" w:rsidRPr="008568AD">
        <w:rPr>
          <w:rFonts w:ascii="Arial" w:hAnsi="Arial" w:cs="Arial"/>
          <w:sz w:val="24"/>
          <w:szCs w:val="24"/>
        </w:rPr>
        <w:t>abra</w:t>
      </w:r>
      <w:r w:rsidRPr="008568AD">
        <w:rPr>
          <w:rFonts w:ascii="Arial" w:hAnsi="Arial" w:cs="Arial"/>
          <w:sz w:val="24"/>
          <w:szCs w:val="24"/>
        </w:rPr>
        <w:t xml:space="preserve"> uma conexão com o banco</w:t>
      </w:r>
      <w:r w:rsidR="00FE40E4" w:rsidRPr="008568AD">
        <w:rPr>
          <w:rFonts w:ascii="Arial" w:hAnsi="Arial" w:cs="Arial"/>
          <w:sz w:val="24"/>
          <w:szCs w:val="24"/>
        </w:rPr>
        <w:t xml:space="preserve"> de dados</w:t>
      </w:r>
      <w:r w:rsidRPr="008568AD">
        <w:rPr>
          <w:rFonts w:ascii="Arial" w:hAnsi="Arial" w:cs="Arial"/>
          <w:sz w:val="24"/>
          <w:szCs w:val="24"/>
        </w:rPr>
        <w:t>.</w:t>
      </w:r>
      <w:r w:rsidR="00FE40E4" w:rsidRPr="008568AD">
        <w:rPr>
          <w:rFonts w:ascii="Arial" w:hAnsi="Arial" w:cs="Arial"/>
          <w:sz w:val="24"/>
          <w:szCs w:val="24"/>
        </w:rPr>
        <w:t xml:space="preserve"> É neste momento que ele repassa as informações de URL, usuário e senha do banco de dados.</w:t>
      </w:r>
      <w:r w:rsidRPr="008568AD">
        <w:rPr>
          <w:rFonts w:ascii="Arial" w:hAnsi="Arial" w:cs="Arial"/>
          <w:sz w:val="24"/>
          <w:szCs w:val="24"/>
        </w:rPr>
        <w:t xml:space="preserve"> A abertura dessa conexão resulta num objeto instanciado do tipo </w:t>
      </w:r>
      <w:r w:rsidRPr="008568AD">
        <w:rPr>
          <w:rFonts w:ascii="Arial" w:hAnsi="Arial" w:cs="Arial"/>
          <w:i/>
          <w:sz w:val="24"/>
          <w:szCs w:val="24"/>
        </w:rPr>
        <w:t>Connection</w:t>
      </w:r>
      <w:r w:rsidR="00081121" w:rsidRPr="008568AD">
        <w:rPr>
          <w:rFonts w:ascii="Arial" w:hAnsi="Arial" w:cs="Arial"/>
          <w:sz w:val="24"/>
          <w:szCs w:val="24"/>
        </w:rPr>
        <w:t>;</w:t>
      </w:r>
    </w:p>
    <w:p w:rsidR="0008112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lastRenderedPageBreak/>
        <w:t xml:space="preserve">Com a conexão criada e aberta, representada pela instância de </w:t>
      </w:r>
      <w:r w:rsidRPr="008568AD">
        <w:rPr>
          <w:rFonts w:ascii="Arial" w:hAnsi="Arial" w:cs="Arial"/>
          <w:i/>
          <w:sz w:val="24"/>
          <w:szCs w:val="24"/>
        </w:rPr>
        <w:t>Connection</w:t>
      </w:r>
      <w:r w:rsidRPr="008568AD">
        <w:rPr>
          <w:rFonts w:ascii="Arial" w:hAnsi="Arial" w:cs="Arial"/>
          <w:sz w:val="24"/>
          <w:szCs w:val="24"/>
        </w:rPr>
        <w:t xml:space="preserve">, o </w:t>
      </w:r>
      <w:r w:rsidR="00AF4107" w:rsidRPr="008568AD">
        <w:rPr>
          <w:rFonts w:ascii="Arial" w:hAnsi="Arial" w:cs="Arial"/>
          <w:sz w:val="24"/>
          <w:szCs w:val="24"/>
        </w:rPr>
        <w:t xml:space="preserve">programador deverá fazer com que o </w:t>
      </w:r>
      <w:r w:rsidRPr="008568AD">
        <w:rPr>
          <w:rFonts w:ascii="Arial" w:hAnsi="Arial" w:cs="Arial"/>
          <w:sz w:val="24"/>
          <w:szCs w:val="24"/>
        </w:rPr>
        <w:t xml:space="preserve">sistema </w:t>
      </w:r>
      <w:r w:rsidR="00AF4107" w:rsidRPr="008568AD">
        <w:rPr>
          <w:rFonts w:ascii="Arial" w:hAnsi="Arial" w:cs="Arial"/>
          <w:sz w:val="24"/>
          <w:szCs w:val="24"/>
        </w:rPr>
        <w:t>crie</w:t>
      </w:r>
      <w:r w:rsidRPr="008568AD">
        <w:rPr>
          <w:rFonts w:ascii="Arial" w:hAnsi="Arial" w:cs="Arial"/>
          <w:sz w:val="24"/>
          <w:szCs w:val="24"/>
        </w:rPr>
        <w:t xml:space="preserve"> uma nova estrutura que seja capaz de receber demandas SQL. </w:t>
      </w:r>
      <w:r w:rsidR="00081121" w:rsidRPr="008568AD">
        <w:rPr>
          <w:rFonts w:ascii="Arial" w:hAnsi="Arial" w:cs="Arial"/>
          <w:sz w:val="24"/>
          <w:szCs w:val="24"/>
        </w:rPr>
        <w:t>Assim sendo</w:t>
      </w:r>
      <w:r w:rsidRPr="008568AD">
        <w:rPr>
          <w:rFonts w:ascii="Arial" w:hAnsi="Arial" w:cs="Arial"/>
          <w:sz w:val="24"/>
          <w:szCs w:val="24"/>
        </w:rPr>
        <w:t xml:space="preserve">, a instância de </w:t>
      </w:r>
      <w:r w:rsidRPr="008568AD">
        <w:rPr>
          <w:rFonts w:ascii="Arial" w:hAnsi="Arial" w:cs="Arial"/>
          <w:i/>
          <w:sz w:val="24"/>
          <w:szCs w:val="24"/>
        </w:rPr>
        <w:t>Connection</w:t>
      </w:r>
      <w:r w:rsidRPr="008568AD">
        <w:rPr>
          <w:rFonts w:ascii="Arial" w:hAnsi="Arial" w:cs="Arial"/>
          <w:sz w:val="24"/>
          <w:szCs w:val="24"/>
        </w:rPr>
        <w:t xml:space="preserve"> é capaz de dar uma nova instância de </w:t>
      </w:r>
      <w:r w:rsidRPr="008568AD">
        <w:rPr>
          <w:rFonts w:ascii="Arial" w:hAnsi="Arial" w:cs="Arial"/>
          <w:i/>
          <w:sz w:val="24"/>
          <w:szCs w:val="24"/>
        </w:rPr>
        <w:t>Statement</w:t>
      </w:r>
      <w:r w:rsidRPr="008568AD">
        <w:rPr>
          <w:rFonts w:ascii="Arial" w:hAnsi="Arial" w:cs="Arial"/>
          <w:sz w:val="24"/>
          <w:szCs w:val="24"/>
        </w:rPr>
        <w:t xml:space="preserve"> ou </w:t>
      </w:r>
      <w:r w:rsidRPr="008568AD">
        <w:rPr>
          <w:rFonts w:ascii="Arial" w:hAnsi="Arial" w:cs="Arial"/>
          <w:i/>
          <w:sz w:val="24"/>
          <w:szCs w:val="24"/>
        </w:rPr>
        <w:t>PreparedStatement</w:t>
      </w:r>
      <w:r w:rsidRPr="008568AD">
        <w:rPr>
          <w:rFonts w:ascii="Arial" w:hAnsi="Arial" w:cs="Arial"/>
          <w:sz w:val="24"/>
          <w:szCs w:val="24"/>
        </w:rPr>
        <w:t xml:space="preserve">, que são entidades aptas a receber sintaxe </w:t>
      </w:r>
      <w:r w:rsidR="00081121" w:rsidRPr="008568AD">
        <w:rPr>
          <w:rFonts w:ascii="Arial" w:hAnsi="Arial" w:cs="Arial"/>
          <w:sz w:val="24"/>
          <w:szCs w:val="24"/>
        </w:rPr>
        <w:t>SQL;</w:t>
      </w:r>
    </w:p>
    <w:p w:rsidR="007E3E61" w:rsidRPr="008568AD" w:rsidRDefault="00AF4107"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Em posse da instância de uma dessas entidades, o programador deverá inserir a sintaxe SQL </w:t>
      </w:r>
      <w:r w:rsidR="00636F24" w:rsidRPr="008568AD">
        <w:rPr>
          <w:rFonts w:ascii="Arial" w:hAnsi="Arial" w:cs="Arial"/>
          <w:sz w:val="24"/>
          <w:szCs w:val="24"/>
        </w:rPr>
        <w:t xml:space="preserve">da requisição ao banco, ao mesmo tempo em que já envia a </w:t>
      </w:r>
      <w:r w:rsidR="0019252D" w:rsidRPr="008568AD">
        <w:rPr>
          <w:rFonts w:ascii="Arial" w:hAnsi="Arial" w:cs="Arial"/>
          <w:sz w:val="24"/>
          <w:szCs w:val="24"/>
        </w:rPr>
        <w:t>solicitação</w:t>
      </w:r>
      <w:r w:rsidR="00636F24" w:rsidRPr="008568AD">
        <w:rPr>
          <w:rFonts w:ascii="Arial" w:hAnsi="Arial" w:cs="Arial"/>
          <w:sz w:val="24"/>
          <w:szCs w:val="24"/>
        </w:rPr>
        <w:t xml:space="preserve"> de consulta</w:t>
      </w:r>
      <w:r w:rsidR="0019252D" w:rsidRPr="008568AD">
        <w:rPr>
          <w:rFonts w:ascii="Arial" w:hAnsi="Arial" w:cs="Arial"/>
          <w:sz w:val="24"/>
          <w:szCs w:val="24"/>
        </w:rPr>
        <w:t xml:space="preserve"> ao banco</w:t>
      </w:r>
      <w:r w:rsidR="00636F24" w:rsidRPr="008568AD">
        <w:rPr>
          <w:rFonts w:ascii="Arial" w:hAnsi="Arial" w:cs="Arial"/>
          <w:sz w:val="24"/>
          <w:szCs w:val="24"/>
        </w:rPr>
        <w:t>.</w:t>
      </w:r>
      <w:r w:rsidR="0019252D" w:rsidRPr="008568AD">
        <w:rPr>
          <w:rFonts w:ascii="Arial" w:hAnsi="Arial" w:cs="Arial"/>
          <w:sz w:val="24"/>
          <w:szCs w:val="24"/>
        </w:rPr>
        <w:t xml:space="preserve"> A sintaxe SQL é dada ao programador, e ele sabe que obrigatoriamente neste determinado ponto uma sintaxe SQL única e predeterminada deverá ser utilizada.</w:t>
      </w:r>
    </w:p>
    <w:p w:rsidR="0019252D"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O Java espera como retorno da consulta uma instância que é referenciada pela entidade ResultSet. Essa instância trabalha como uma tabela, que na verdade é mapa de elementos de linhas e colunas. O programador deverá saber obrigatoriamente quais serão os atributos desse mapa assim como o seu respectivo tipo de valor. Conforme já explanado anteriormente, um atributo representa uma coluna de uma tabela do banco. Assim sendo, no ResultSet haverá todas as colunas</w:t>
      </w:r>
      <w:r w:rsidR="00274806" w:rsidRPr="008568AD">
        <w:rPr>
          <w:rFonts w:ascii="Arial" w:hAnsi="Arial" w:cs="Arial"/>
          <w:sz w:val="24"/>
          <w:szCs w:val="24"/>
        </w:rPr>
        <w:t>, pedidas na consulta,</w:t>
      </w:r>
      <w:r w:rsidRPr="008568AD">
        <w:rPr>
          <w:rFonts w:ascii="Arial" w:hAnsi="Arial" w:cs="Arial"/>
          <w:sz w:val="24"/>
          <w:szCs w:val="24"/>
        </w:rPr>
        <w:t xml:space="preserve"> da tabela Pessoa com cada valor de atributo em seus respectivos tipos.</w:t>
      </w:r>
    </w:p>
    <w:p w:rsidR="00274806"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Com o retorno da consulta em mãos, o programador deverá percorrer o ResultSet captando cada valor de atributo contido nele.</w:t>
      </w:r>
      <w:r w:rsidR="00274806" w:rsidRPr="008568AD">
        <w:rPr>
          <w:rFonts w:ascii="Arial" w:hAnsi="Arial" w:cs="Arial"/>
          <w:sz w:val="24"/>
          <w:szCs w:val="24"/>
        </w:rPr>
        <w:t xml:space="preserve"> Em posse de todos os valores de atributos, que juntos representam uma tupla da tabela, é possível montar uma instância de pessoa de forma que essa por sua vez represente no Java uma tupla da tabela.</w:t>
      </w:r>
    </w:p>
    <w:p w:rsidR="000B6D1B" w:rsidRDefault="000B6D1B" w:rsidP="00E34279">
      <w:pPr>
        <w:pStyle w:val="PargrafodaLista"/>
        <w:ind w:left="0"/>
        <w:jc w:val="center"/>
        <w:rPr>
          <w:rFonts w:ascii="Arial" w:hAnsi="Arial" w:cs="Arial"/>
          <w:sz w:val="16"/>
          <w:szCs w:val="16"/>
        </w:rPr>
      </w:pPr>
    </w:p>
    <w:p w:rsidR="000B6D1B" w:rsidRDefault="000B6D1B" w:rsidP="00E34279">
      <w:pPr>
        <w:pStyle w:val="PargrafodaLista"/>
        <w:ind w:left="0"/>
        <w:jc w:val="center"/>
        <w:rPr>
          <w:rFonts w:ascii="Arial" w:hAnsi="Arial" w:cs="Arial"/>
          <w:sz w:val="16"/>
          <w:szCs w:val="16"/>
        </w:rPr>
      </w:pPr>
    </w:p>
    <w:p w:rsidR="000B6D1B" w:rsidRDefault="000B6D1B" w:rsidP="00E34279">
      <w:pPr>
        <w:pStyle w:val="PargrafodaLista"/>
        <w:ind w:left="0"/>
        <w:jc w:val="center"/>
        <w:rPr>
          <w:rFonts w:ascii="Arial" w:hAnsi="Arial" w:cs="Arial"/>
          <w:sz w:val="16"/>
          <w:szCs w:val="16"/>
        </w:rPr>
      </w:pPr>
      <w:r w:rsidRPr="00E34279">
        <w:rPr>
          <w:rFonts w:ascii="Arial" w:hAnsi="Arial" w:cs="Arial"/>
          <w:noProof/>
          <w:lang w:eastAsia="pt-BR"/>
        </w:rPr>
        <w:lastRenderedPageBreak/>
        <w:drawing>
          <wp:inline distT="0" distB="0" distL="0" distR="0">
            <wp:extent cx="6120000" cy="420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000" cy="4208400"/>
                    </a:xfrm>
                    <a:prstGeom prst="rect">
                      <a:avLst/>
                    </a:prstGeom>
                  </pic:spPr>
                </pic:pic>
              </a:graphicData>
            </a:graphic>
          </wp:inline>
        </w:drawing>
      </w:r>
    </w:p>
    <w:p w:rsidR="000B6D1B" w:rsidRDefault="000B6D1B" w:rsidP="00E34279">
      <w:pPr>
        <w:pStyle w:val="PargrafodaLista"/>
        <w:ind w:left="0"/>
        <w:jc w:val="center"/>
        <w:rPr>
          <w:rFonts w:ascii="Arial" w:hAnsi="Arial" w:cs="Arial"/>
          <w:sz w:val="16"/>
          <w:szCs w:val="16"/>
        </w:rPr>
      </w:pPr>
    </w:p>
    <w:p w:rsidR="00E34279" w:rsidRDefault="00E34279" w:rsidP="00E34279">
      <w:pPr>
        <w:pStyle w:val="PargrafodaLista"/>
        <w:ind w:left="0"/>
        <w:jc w:val="center"/>
        <w:rPr>
          <w:rFonts w:ascii="Arial" w:eastAsia="Arial" w:hAnsi="Arial" w:cs="Arial"/>
          <w:b/>
          <w:sz w:val="28"/>
          <w:szCs w:val="28"/>
        </w:rPr>
      </w:pPr>
      <w:r>
        <w:rPr>
          <w:rFonts w:ascii="Arial" w:hAnsi="Arial" w:cs="Arial"/>
          <w:sz w:val="16"/>
          <w:szCs w:val="16"/>
        </w:rPr>
        <w:t>Figura 5: Código para consulta da entidade Pessoa</w:t>
      </w:r>
    </w:p>
    <w:p w:rsidR="00274806" w:rsidRDefault="00274806" w:rsidP="00274806">
      <w:pPr>
        <w:pStyle w:val="PargrafodaLista"/>
        <w:spacing w:line="360" w:lineRule="auto"/>
        <w:ind w:left="1582"/>
        <w:jc w:val="both"/>
        <w:rPr>
          <w:rFonts w:ascii="Arial" w:hAnsi="Arial" w:cs="Arial"/>
        </w:rPr>
      </w:pPr>
    </w:p>
    <w:p w:rsidR="00DE69D0" w:rsidRPr="008568AD" w:rsidRDefault="00DE69D0" w:rsidP="008568AD">
      <w:pPr>
        <w:pStyle w:val="PargrafodaLista"/>
        <w:spacing w:line="360" w:lineRule="auto"/>
        <w:ind w:left="1582"/>
        <w:jc w:val="both"/>
        <w:rPr>
          <w:rFonts w:ascii="Arial" w:hAnsi="Arial" w:cs="Arial"/>
          <w:sz w:val="24"/>
          <w:szCs w:val="24"/>
        </w:rPr>
      </w:pPr>
    </w:p>
    <w:p w:rsidR="00E34279" w:rsidRPr="008568AD" w:rsidRDefault="00E34279"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priori, uma consulta numa única entidade não aparenta ser algo </w:t>
      </w:r>
      <w:r w:rsidR="00660B32" w:rsidRPr="008568AD">
        <w:rPr>
          <w:rFonts w:ascii="Arial" w:hAnsi="Arial" w:cs="Arial"/>
          <w:sz w:val="24"/>
          <w:szCs w:val="24"/>
        </w:rPr>
        <w:t>complexo e demorado. Entretanto, a complexidade da base de dados de um sistema não se resume somente numa única tabela, assim como numa única consulta. Então podemos levantar algumas desvantagens ao se trabalhar com o modelo apresentado acima.</w:t>
      </w:r>
    </w:p>
    <w:p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uma base de dados possuir quatrocentas tabelas distintas, seguindo o modelo apresentado, eu terei que utiliz</w:t>
      </w:r>
      <w:ins w:id="197" w:author="Dr Weimar" w:date="2017-04-19T01:21:00Z">
        <w:r w:rsidR="00F04A46">
          <w:rPr>
            <w:rFonts w:ascii="Arial" w:hAnsi="Arial" w:cs="Arial"/>
            <w:sz w:val="24"/>
            <w:szCs w:val="24"/>
          </w:rPr>
          <w:t>á</w:t>
        </w:r>
      </w:ins>
      <w:del w:id="198" w:author="Dr Weimar" w:date="2017-04-19T01:21:00Z">
        <w:r w:rsidRPr="008568AD" w:rsidDel="00F04A46">
          <w:rPr>
            <w:rFonts w:ascii="Arial" w:hAnsi="Arial" w:cs="Arial"/>
            <w:sz w:val="24"/>
            <w:szCs w:val="24"/>
          </w:rPr>
          <w:delText>a</w:delText>
        </w:r>
      </w:del>
      <w:r w:rsidRPr="008568AD">
        <w:rPr>
          <w:rFonts w:ascii="Arial" w:hAnsi="Arial" w:cs="Arial"/>
          <w:sz w:val="24"/>
          <w:szCs w:val="24"/>
        </w:rPr>
        <w:t>-lo quatrocentas vezes distintas respectivamente para cada tabela.</w:t>
      </w:r>
    </w:p>
    <w:p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houver alguma alteração na tabela, a manutenção de código do sistema será muito grande, pois deverá ser alterada todas as consultas que mencionam essa tabela, todos os pontos que espelham esta tabela, etc.</w:t>
      </w:r>
    </w:p>
    <w:p w:rsidR="00C4520F" w:rsidRPr="008568AD" w:rsidRDefault="00C4520F"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 xml:space="preserve">Para consultas que utilizarão </w:t>
      </w:r>
      <w:r w:rsidRPr="008568AD">
        <w:rPr>
          <w:rFonts w:ascii="Arial" w:hAnsi="Arial" w:cs="Arial"/>
          <w:i/>
          <w:sz w:val="24"/>
          <w:szCs w:val="24"/>
        </w:rPr>
        <w:t>joins</w:t>
      </w:r>
      <w:r w:rsidRPr="008568AD">
        <w:rPr>
          <w:rFonts w:ascii="Arial" w:hAnsi="Arial" w:cs="Arial"/>
          <w:sz w:val="24"/>
          <w:szCs w:val="24"/>
        </w:rPr>
        <w:t xml:space="preserve"> entre tabelas, se fará necessário a criação de uma nova estrutura, igual a apresentada acima, para a montagem das instâncias que representarão um registro da consulta realizada.</w:t>
      </w:r>
    </w:p>
    <w:p w:rsidR="00C4520F"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lastRenderedPageBreak/>
        <w:t>A maneira de se consultar e construir as instâncias ainda podem piorar do ponto de vista que a cada consulta que se utilizar</w:t>
      </w:r>
      <w:r w:rsidR="00C4520F" w:rsidRPr="008568AD">
        <w:rPr>
          <w:rFonts w:ascii="Arial" w:hAnsi="Arial" w:cs="Arial"/>
          <w:sz w:val="24"/>
          <w:szCs w:val="24"/>
        </w:rPr>
        <w:t xml:space="preserve"> de</w:t>
      </w:r>
      <w:r w:rsidRPr="008568AD">
        <w:rPr>
          <w:rFonts w:ascii="Arial" w:hAnsi="Arial" w:cs="Arial"/>
          <w:i/>
          <w:sz w:val="24"/>
          <w:szCs w:val="24"/>
        </w:rPr>
        <w:t>joins</w:t>
      </w:r>
      <w:r w:rsidRPr="008568AD">
        <w:rPr>
          <w:rFonts w:ascii="Arial" w:hAnsi="Arial" w:cs="Arial"/>
          <w:sz w:val="24"/>
          <w:szCs w:val="24"/>
        </w:rPr>
        <w:t xml:space="preserve"> entre tabelas, será necessário uma nova estrutura igual a apresentada acima para a montagem das instâncias que representarão um registro da consulta realizadas.</w:t>
      </w:r>
    </w:p>
    <w:p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8568AD">
        <w:rPr>
          <w:rFonts w:ascii="Arial" w:hAnsi="Arial" w:cs="Arial"/>
          <w:sz w:val="24"/>
          <w:szCs w:val="24"/>
        </w:rPr>
        <w:t xml:space="preserve"> Torna-se um trabalho longo, árduo e de altíssima complexidade, pois uma manutenção em estruturas como es</w:t>
      </w:r>
      <w:ins w:id="199" w:author="Dr Weimar" w:date="2017-04-19T01:22:00Z">
        <w:r w:rsidR="00F04A46">
          <w:rPr>
            <w:rFonts w:ascii="Arial" w:hAnsi="Arial" w:cs="Arial"/>
            <w:sz w:val="24"/>
            <w:szCs w:val="24"/>
          </w:rPr>
          <w:t>s</w:t>
        </w:r>
      </w:ins>
      <w:del w:id="200" w:author="Dr Weimar" w:date="2017-04-19T01:22:00Z">
        <w:r w:rsidR="00832604" w:rsidRPr="008568AD" w:rsidDel="00F04A46">
          <w:rPr>
            <w:rFonts w:ascii="Arial" w:hAnsi="Arial" w:cs="Arial"/>
            <w:sz w:val="24"/>
            <w:szCs w:val="24"/>
          </w:rPr>
          <w:delText>t</w:delText>
        </w:r>
      </w:del>
      <w:r w:rsidR="00832604" w:rsidRPr="008568AD">
        <w:rPr>
          <w:rFonts w:ascii="Arial" w:hAnsi="Arial" w:cs="Arial"/>
          <w:sz w:val="24"/>
          <w:szCs w:val="24"/>
        </w:rPr>
        <w:t xml:space="preserve">as tendem sempre a criar novos </w:t>
      </w:r>
      <w:r w:rsidR="00466D94" w:rsidRPr="00466D94">
        <w:rPr>
          <w:rFonts w:ascii="Arial" w:hAnsi="Arial" w:cs="Arial"/>
          <w:i/>
          <w:sz w:val="24"/>
          <w:szCs w:val="24"/>
          <w:rPrChange w:id="201" w:author="Dr Weimar" w:date="2017-04-19T01:23:00Z">
            <w:rPr>
              <w:rFonts w:ascii="Arial" w:eastAsia="SimSun" w:hAnsi="Arial" w:cs="Arial"/>
              <w:sz w:val="24"/>
              <w:szCs w:val="24"/>
              <w:lang w:eastAsia="pt-BR"/>
            </w:rPr>
          </w:rPrChange>
        </w:rPr>
        <w:t>bugs</w:t>
      </w:r>
      <w:r w:rsidR="00832604" w:rsidRPr="008568AD">
        <w:rPr>
          <w:rFonts w:ascii="Arial" w:hAnsi="Arial" w:cs="Arial"/>
          <w:sz w:val="24"/>
          <w:szCs w:val="24"/>
        </w:rPr>
        <w:t xml:space="preserve">. A visão para mapear todos os trechos de código do sistema que fazem menção para um determinada tabela </w:t>
      </w:r>
      <w:r w:rsidR="0058165F" w:rsidRPr="008568AD">
        <w:rPr>
          <w:rFonts w:ascii="Arial" w:hAnsi="Arial" w:cs="Arial"/>
          <w:sz w:val="24"/>
          <w:szCs w:val="24"/>
        </w:rPr>
        <w:t xml:space="preserve">que foi alterada </w:t>
      </w:r>
      <w:r w:rsidR="00832604" w:rsidRPr="008568AD">
        <w:rPr>
          <w:rFonts w:ascii="Arial" w:hAnsi="Arial" w:cs="Arial"/>
          <w:sz w:val="24"/>
          <w:szCs w:val="24"/>
        </w:rPr>
        <w:t>é de alta complexidade, pois alguns pontos podem ficar desatualizados.</w:t>
      </w:r>
    </w:p>
    <w:p w:rsidR="0058165F" w:rsidRPr="008568AD" w:rsidRDefault="0058165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Além disso, a visão que este modelo de trabalho traz é a de que inúmeras consultas diferentes poderão</w:t>
      </w:r>
      <w:del w:id="202" w:author="Dr Weimar" w:date="2017-04-19T10:35:00Z">
        <w:r w:rsidRPr="008568AD" w:rsidDel="00410E00">
          <w:rPr>
            <w:rFonts w:ascii="Arial" w:hAnsi="Arial" w:cs="Arial"/>
            <w:sz w:val="24"/>
            <w:szCs w:val="24"/>
          </w:rPr>
          <w:delText xml:space="preserve"> deverão</w:delText>
        </w:r>
      </w:del>
      <w:r w:rsidRPr="008568AD">
        <w:rPr>
          <w:rFonts w:ascii="Arial" w:hAnsi="Arial" w:cs="Arial"/>
          <w:sz w:val="24"/>
          <w:szCs w:val="24"/>
        </w:rPr>
        <w:t xml:space="preserve"> ser criadas de maneira descentralizadas, o que causam o problema de estruturas desacopladas que por consequência causam ainda mais dificuldade de manutenção do código. </w:t>
      </w:r>
    </w:p>
    <w:p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Da mesma maneira que apresentamos a visão de uma consulta, podemos apresentar a visão de persistências na base de dados. Ainda tomando como exemplo a situação colocada acima, </w:t>
      </w:r>
      <w:r w:rsidR="00832604" w:rsidRPr="008568AD">
        <w:rPr>
          <w:rFonts w:ascii="Arial" w:hAnsi="Arial" w:cs="Arial"/>
          <w:sz w:val="24"/>
          <w:szCs w:val="24"/>
        </w:rPr>
        <w:t xml:space="preserve">se para cada tabela do sistema, o programador tiver que mapear </w:t>
      </w:r>
      <w:r w:rsidR="00466D94" w:rsidRPr="00466D94">
        <w:rPr>
          <w:rFonts w:ascii="Arial" w:hAnsi="Arial" w:cs="Arial"/>
          <w:i/>
          <w:sz w:val="24"/>
          <w:szCs w:val="24"/>
          <w:rPrChange w:id="203" w:author="Dr Weimar" w:date="2017-04-19T10:39:00Z">
            <w:rPr>
              <w:rFonts w:ascii="Arial" w:eastAsia="SimSun" w:hAnsi="Arial" w:cs="Arial"/>
              <w:sz w:val="24"/>
              <w:szCs w:val="24"/>
              <w:lang w:eastAsia="pt-BR"/>
            </w:rPr>
          </w:rPrChange>
        </w:rPr>
        <w:t>inserts, updates e deletes,</w:t>
      </w:r>
      <w:r w:rsidR="00832604" w:rsidRPr="008568AD">
        <w:rPr>
          <w:rFonts w:ascii="Arial" w:hAnsi="Arial" w:cs="Arial"/>
          <w:sz w:val="24"/>
          <w:szCs w:val="24"/>
        </w:rPr>
        <w:t xml:space="preserve"> com suas respectivas sintaxes SQL, também se tornará um trabalho árduo e demorado.</w:t>
      </w:r>
    </w:p>
    <w:p w:rsidR="00832604" w:rsidRPr="008568AD" w:rsidRDefault="00832604"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Por este tipo de necessidade a comunidade de desenvolvimento do mundo Java começou a lançar ferramentas para minimizar e otimizar as transações com o banco de dados, de forma que este modelo de trabalho torne-se desnecessário.</w:t>
      </w:r>
    </w:p>
    <w:p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SigmaDB é uma ferramenta estruturada sobre a tecnologia Java capaz de se integrar a qualquer SGBD</w:t>
      </w:r>
      <w:r w:rsidR="007B30AD" w:rsidRPr="008568AD">
        <w:rPr>
          <w:rFonts w:ascii="Arial" w:hAnsi="Arial" w:cs="Arial"/>
          <w:sz w:val="24"/>
          <w:szCs w:val="24"/>
        </w:rPr>
        <w:t xml:space="preserve"> relacional</w:t>
      </w:r>
      <w:r w:rsidRPr="008568AD">
        <w:rPr>
          <w:rFonts w:ascii="Arial" w:hAnsi="Arial" w:cs="Arial"/>
          <w:sz w:val="24"/>
          <w:szCs w:val="24"/>
        </w:rPr>
        <w:t xml:space="preserve"> e realizar qualquer tipo de comando SQL dos tipos DML e DDL. </w:t>
      </w:r>
      <w:r w:rsidR="00203E33" w:rsidRPr="008568AD">
        <w:rPr>
          <w:rFonts w:ascii="Arial" w:hAnsi="Arial" w:cs="Arial"/>
          <w:sz w:val="24"/>
          <w:szCs w:val="24"/>
        </w:rPr>
        <w:t>Seu objetivo é ser uma ponte única de acesso ao banco realizando qualquer tipo de transação demandada pelo sistema.</w:t>
      </w:r>
    </w:p>
    <w:p w:rsidR="007B30AD" w:rsidRPr="008568AD" w:rsidRDefault="007B30AD"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ferramenta, baseada na visão de reflexão do Java</w:t>
      </w:r>
      <w:r w:rsidR="00203E33" w:rsidRPr="008568AD">
        <w:rPr>
          <w:rFonts w:ascii="Arial" w:hAnsi="Arial" w:cs="Arial"/>
          <w:sz w:val="24"/>
          <w:szCs w:val="24"/>
        </w:rPr>
        <w:t>,</w:t>
      </w:r>
      <w:r w:rsidRPr="008568AD">
        <w:rPr>
          <w:rFonts w:ascii="Arial" w:hAnsi="Arial" w:cs="Arial"/>
          <w:sz w:val="24"/>
          <w:szCs w:val="24"/>
        </w:rPr>
        <w:t xml:space="preserve"> é capaz de realizar a quebra do encapsulamento </w:t>
      </w:r>
      <w:r w:rsidR="00203E33" w:rsidRPr="008568AD">
        <w:rPr>
          <w:rFonts w:ascii="Arial" w:hAnsi="Arial" w:cs="Arial"/>
          <w:sz w:val="24"/>
          <w:szCs w:val="24"/>
        </w:rPr>
        <w:t>de instâncias e desta forma consegue</w:t>
      </w:r>
      <w:r w:rsidR="00DA7E38" w:rsidRPr="008568AD">
        <w:rPr>
          <w:rFonts w:ascii="Arial" w:hAnsi="Arial" w:cs="Arial"/>
          <w:sz w:val="24"/>
          <w:szCs w:val="24"/>
        </w:rPr>
        <w:t xml:space="preserve"> converter o paradigma de O.Oem</w:t>
      </w:r>
      <w:r w:rsidR="00203E33" w:rsidRPr="008568AD">
        <w:rPr>
          <w:rFonts w:ascii="Arial" w:hAnsi="Arial" w:cs="Arial"/>
          <w:sz w:val="24"/>
          <w:szCs w:val="24"/>
        </w:rPr>
        <w:t xml:space="preserve"> sintaxes SQL cuja suas restrições serão os valores dos atributos contidos na</w:t>
      </w:r>
      <w:r w:rsidR="00DA7E38" w:rsidRPr="008568AD">
        <w:rPr>
          <w:rFonts w:ascii="Arial" w:hAnsi="Arial" w:cs="Arial"/>
          <w:sz w:val="24"/>
          <w:szCs w:val="24"/>
        </w:rPr>
        <w:t>s</w:t>
      </w:r>
      <w:r w:rsidR="00203E33" w:rsidRPr="008568AD">
        <w:rPr>
          <w:rFonts w:ascii="Arial" w:hAnsi="Arial" w:cs="Arial"/>
          <w:sz w:val="24"/>
          <w:szCs w:val="24"/>
        </w:rPr>
        <w:t xml:space="preserve"> instância</w:t>
      </w:r>
      <w:r w:rsidR="00DA7E38" w:rsidRPr="008568AD">
        <w:rPr>
          <w:rFonts w:ascii="Arial" w:hAnsi="Arial" w:cs="Arial"/>
          <w:sz w:val="24"/>
          <w:szCs w:val="24"/>
        </w:rPr>
        <w:t>s</w:t>
      </w:r>
      <w:r w:rsidR="00203E33" w:rsidRPr="008568AD">
        <w:rPr>
          <w:rFonts w:ascii="Arial" w:hAnsi="Arial" w:cs="Arial"/>
          <w:sz w:val="24"/>
          <w:szCs w:val="24"/>
        </w:rPr>
        <w:t xml:space="preserve"> informada</w:t>
      </w:r>
      <w:r w:rsidR="00DA7E38" w:rsidRPr="008568AD">
        <w:rPr>
          <w:rFonts w:ascii="Arial" w:hAnsi="Arial" w:cs="Arial"/>
          <w:sz w:val="24"/>
          <w:szCs w:val="24"/>
        </w:rPr>
        <w:t>s</w:t>
      </w:r>
      <w:r w:rsidR="00203E33" w:rsidRPr="008568AD">
        <w:rPr>
          <w:rFonts w:ascii="Arial" w:hAnsi="Arial" w:cs="Arial"/>
          <w:sz w:val="24"/>
          <w:szCs w:val="24"/>
        </w:rPr>
        <w:t xml:space="preserve"> a ferramenta.</w:t>
      </w:r>
    </w:p>
    <w:p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lastRenderedPageBreak/>
        <w:t>Além des</w:t>
      </w:r>
      <w:ins w:id="204" w:author="Dr Weimar" w:date="2017-04-19T10:44:00Z">
        <w:r w:rsidR="001D4F02">
          <w:rPr>
            <w:rFonts w:ascii="Arial" w:hAnsi="Arial" w:cs="Arial"/>
            <w:sz w:val="24"/>
            <w:szCs w:val="24"/>
          </w:rPr>
          <w:t>s</w:t>
        </w:r>
      </w:ins>
      <w:del w:id="205" w:author="Dr Weimar" w:date="2017-04-19T10:44:00Z">
        <w:r w:rsidRPr="008568AD" w:rsidDel="001D4F02">
          <w:rPr>
            <w:rFonts w:ascii="Arial" w:hAnsi="Arial" w:cs="Arial"/>
            <w:sz w:val="24"/>
            <w:szCs w:val="24"/>
          </w:rPr>
          <w:delText>t</w:delText>
        </w:r>
      </w:del>
      <w:r w:rsidRPr="008568AD">
        <w:rPr>
          <w:rFonts w:ascii="Arial" w:hAnsi="Arial" w:cs="Arial"/>
          <w:sz w:val="24"/>
          <w:szCs w:val="24"/>
        </w:rPr>
        <w:t xml:space="preserve">a capacidadeela traz recursos essenciais </w:t>
      </w:r>
      <w:r w:rsidR="00DA7E38" w:rsidRPr="008568AD">
        <w:rPr>
          <w:rFonts w:ascii="Arial" w:hAnsi="Arial" w:cs="Arial"/>
          <w:sz w:val="24"/>
          <w:szCs w:val="24"/>
        </w:rPr>
        <w:t>para o trabalho com as</w:t>
      </w:r>
      <w:r w:rsidRPr="008568AD">
        <w:rPr>
          <w:rFonts w:ascii="Arial" w:hAnsi="Arial" w:cs="Arial"/>
          <w:sz w:val="24"/>
          <w:szCs w:val="24"/>
        </w:rPr>
        <w:t xml:space="preserve"> transações, podendo desta</w:t>
      </w:r>
      <w:ins w:id="206" w:author="Dr Weimar" w:date="2017-04-19T10:44:00Z">
        <w:r w:rsidR="00FD735B">
          <w:rPr>
            <w:rFonts w:ascii="Arial" w:hAnsi="Arial" w:cs="Arial"/>
            <w:sz w:val="24"/>
            <w:szCs w:val="24"/>
          </w:rPr>
          <w:t xml:space="preserve"> </w:t>
        </w:r>
      </w:ins>
      <w:del w:id="207" w:author="Dr Weimar" w:date="2017-04-19T10:44:00Z">
        <w:r w:rsidRPr="008568AD" w:rsidDel="00FD735B">
          <w:rPr>
            <w:rFonts w:ascii="Arial" w:hAnsi="Arial" w:cs="Arial"/>
            <w:sz w:val="24"/>
            <w:szCs w:val="24"/>
          </w:rPr>
          <w:delText xml:space="preserve"> </w:delText>
        </w:r>
      </w:del>
      <w:r w:rsidRPr="008568AD">
        <w:rPr>
          <w:rFonts w:ascii="Arial" w:hAnsi="Arial" w:cs="Arial"/>
          <w:sz w:val="24"/>
          <w:szCs w:val="24"/>
        </w:rPr>
        <w:t xml:space="preserve">maneira o usuário optar por realizar o </w:t>
      </w:r>
      <w:r w:rsidRPr="008568AD">
        <w:rPr>
          <w:rFonts w:ascii="Arial" w:hAnsi="Arial" w:cs="Arial"/>
          <w:i/>
          <w:sz w:val="24"/>
          <w:szCs w:val="24"/>
        </w:rPr>
        <w:t>commit</w:t>
      </w:r>
      <w:r w:rsidRPr="008568AD">
        <w:rPr>
          <w:rFonts w:ascii="Arial" w:hAnsi="Arial" w:cs="Arial"/>
          <w:sz w:val="24"/>
          <w:szCs w:val="24"/>
        </w:rPr>
        <w:t xml:space="preserve"> ou </w:t>
      </w:r>
      <w:r w:rsidRPr="008568AD">
        <w:rPr>
          <w:rFonts w:ascii="Arial" w:hAnsi="Arial" w:cs="Arial"/>
          <w:i/>
          <w:sz w:val="24"/>
          <w:szCs w:val="24"/>
        </w:rPr>
        <w:t>rollback</w:t>
      </w:r>
      <w:r w:rsidRPr="008568AD">
        <w:rPr>
          <w:rFonts w:ascii="Arial" w:hAnsi="Arial" w:cs="Arial"/>
          <w:sz w:val="24"/>
          <w:szCs w:val="24"/>
        </w:rPr>
        <w:t xml:space="preserve"> de operações com o banco, a seu critério.</w:t>
      </w:r>
    </w:p>
    <w:p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ferramenta também é capaz de agregar ao </w:t>
      </w:r>
      <w:r w:rsidR="00466D94" w:rsidRPr="00466D94">
        <w:rPr>
          <w:rFonts w:ascii="Arial" w:hAnsi="Arial" w:cs="Arial"/>
          <w:i/>
          <w:sz w:val="24"/>
          <w:szCs w:val="24"/>
          <w:rPrChange w:id="208" w:author="Dr Weimar" w:date="2017-04-19T10:45:00Z">
            <w:rPr>
              <w:rFonts w:ascii="Arial" w:eastAsia="SimSun" w:hAnsi="Arial" w:cs="Arial"/>
              <w:sz w:val="24"/>
              <w:szCs w:val="24"/>
              <w:lang w:eastAsia="pt-BR"/>
            </w:rPr>
          </w:rPrChange>
        </w:rPr>
        <w:t>software</w:t>
      </w:r>
      <w:r w:rsidRPr="008568AD">
        <w:rPr>
          <w:rFonts w:ascii="Arial" w:hAnsi="Arial" w:cs="Arial"/>
          <w:sz w:val="24"/>
          <w:szCs w:val="24"/>
        </w:rPr>
        <w:t xml:space="preserve"> que </w:t>
      </w:r>
      <w:r w:rsidR="00DA7E38" w:rsidRPr="008568AD">
        <w:rPr>
          <w:rFonts w:ascii="Arial" w:hAnsi="Arial" w:cs="Arial"/>
          <w:sz w:val="24"/>
          <w:szCs w:val="24"/>
        </w:rPr>
        <w:t>a</w:t>
      </w:r>
      <w:r w:rsidRPr="008568AD">
        <w:rPr>
          <w:rFonts w:ascii="Arial" w:hAnsi="Arial" w:cs="Arial"/>
          <w:sz w:val="24"/>
          <w:szCs w:val="24"/>
        </w:rPr>
        <w:t xml:space="preserve"> utiliza, uma estrutura de auditoria de segurança de tuplas, de maneira que um administrador identifique quem, quando e aonde um usuário realizou determinada persistência na base de dados. Consequente des</w:t>
      </w:r>
      <w:ins w:id="209" w:author="Dr Weimar" w:date="2017-04-19T10:46:00Z">
        <w:r w:rsidR="00FD735B">
          <w:rPr>
            <w:rFonts w:ascii="Arial" w:hAnsi="Arial" w:cs="Arial"/>
            <w:sz w:val="24"/>
            <w:szCs w:val="24"/>
          </w:rPr>
          <w:t>s</w:t>
        </w:r>
      </w:ins>
      <w:del w:id="210" w:author="Dr Weimar" w:date="2017-04-19T10:46:00Z">
        <w:r w:rsidRPr="008568AD" w:rsidDel="00FD735B">
          <w:rPr>
            <w:rFonts w:ascii="Arial" w:hAnsi="Arial" w:cs="Arial"/>
            <w:sz w:val="24"/>
            <w:szCs w:val="24"/>
          </w:rPr>
          <w:delText>t</w:delText>
        </w:r>
      </w:del>
      <w:r w:rsidRPr="008568AD">
        <w:rPr>
          <w:rFonts w:ascii="Arial" w:hAnsi="Arial" w:cs="Arial"/>
          <w:sz w:val="24"/>
          <w:szCs w:val="24"/>
        </w:rPr>
        <w:t xml:space="preserve">e benefício, o administrador terá em mãos o versionamento de </w:t>
      </w:r>
      <w:r w:rsidR="00DA7E38" w:rsidRPr="008568AD">
        <w:rPr>
          <w:rFonts w:ascii="Arial" w:hAnsi="Arial" w:cs="Arial"/>
          <w:sz w:val="24"/>
          <w:szCs w:val="24"/>
        </w:rPr>
        <w:t>cada registro das tabelas</w:t>
      </w:r>
      <w:r w:rsidRPr="008568AD">
        <w:rPr>
          <w:rFonts w:ascii="Arial" w:hAnsi="Arial" w:cs="Arial"/>
          <w:sz w:val="24"/>
          <w:szCs w:val="24"/>
        </w:rPr>
        <w:t xml:space="preserve">, graças a estrutura de auditoria gerada pelo </w:t>
      </w:r>
      <w:r w:rsidR="00466D94" w:rsidRPr="00466D94">
        <w:rPr>
          <w:rFonts w:ascii="Arial" w:hAnsi="Arial" w:cs="Arial"/>
          <w:i/>
          <w:sz w:val="24"/>
          <w:szCs w:val="24"/>
          <w:rPrChange w:id="211" w:author="Dr Weimar" w:date="2017-04-19T10:46:00Z">
            <w:rPr>
              <w:rFonts w:ascii="Arial" w:eastAsia="SimSun" w:hAnsi="Arial" w:cs="Arial"/>
              <w:sz w:val="24"/>
              <w:szCs w:val="24"/>
              <w:lang w:eastAsia="pt-BR"/>
            </w:rPr>
          </w:rPrChange>
        </w:rPr>
        <w:t>Framework</w:t>
      </w:r>
      <w:r w:rsidRPr="008568AD">
        <w:rPr>
          <w:rFonts w:ascii="Arial" w:hAnsi="Arial" w:cs="Arial"/>
          <w:sz w:val="24"/>
          <w:szCs w:val="24"/>
        </w:rPr>
        <w:t>.</w:t>
      </w:r>
      <w:r w:rsidR="00DA7E38" w:rsidRPr="008568AD">
        <w:rPr>
          <w:rFonts w:ascii="Arial" w:hAnsi="Arial" w:cs="Arial"/>
          <w:sz w:val="24"/>
          <w:szCs w:val="24"/>
        </w:rPr>
        <w:t xml:space="preserve"> Essa estrutura de l</w:t>
      </w:r>
      <w:r w:rsidR="00466D94" w:rsidRPr="00466D94">
        <w:rPr>
          <w:rFonts w:ascii="Arial" w:hAnsi="Arial" w:cs="Arial"/>
          <w:i/>
          <w:sz w:val="24"/>
          <w:szCs w:val="24"/>
          <w:rPrChange w:id="212" w:author="Dr Weimar" w:date="2017-04-19T10:46:00Z">
            <w:rPr>
              <w:rFonts w:ascii="Arial" w:eastAsia="SimSun" w:hAnsi="Arial" w:cs="Arial"/>
              <w:sz w:val="24"/>
              <w:szCs w:val="24"/>
              <w:lang w:eastAsia="pt-BR"/>
            </w:rPr>
          </w:rPrChange>
        </w:rPr>
        <w:t xml:space="preserve">ogs </w:t>
      </w:r>
      <w:r w:rsidR="00DA7E38" w:rsidRPr="008568AD">
        <w:rPr>
          <w:rFonts w:ascii="Arial" w:hAnsi="Arial" w:cs="Arial"/>
          <w:sz w:val="24"/>
          <w:szCs w:val="24"/>
        </w:rPr>
        <w:t>de registros faz com que</w:t>
      </w:r>
      <w:r w:rsidRPr="008568AD">
        <w:rPr>
          <w:rFonts w:ascii="Arial" w:hAnsi="Arial" w:cs="Arial"/>
          <w:sz w:val="24"/>
          <w:szCs w:val="24"/>
        </w:rPr>
        <w:t xml:space="preserve"> o usuário </w:t>
      </w:r>
      <w:r w:rsidR="00DA7E38" w:rsidRPr="008568AD">
        <w:rPr>
          <w:rFonts w:ascii="Arial" w:hAnsi="Arial" w:cs="Arial"/>
          <w:sz w:val="24"/>
          <w:szCs w:val="24"/>
        </w:rPr>
        <w:t>seja</w:t>
      </w:r>
      <w:r w:rsidRPr="008568AD">
        <w:rPr>
          <w:rFonts w:ascii="Arial" w:hAnsi="Arial" w:cs="Arial"/>
          <w:sz w:val="24"/>
          <w:szCs w:val="24"/>
        </w:rPr>
        <w:t xml:space="preserve"> capaz de realizar o </w:t>
      </w:r>
      <w:r w:rsidR="00466D94" w:rsidRPr="00466D94">
        <w:rPr>
          <w:rFonts w:ascii="Arial" w:hAnsi="Arial" w:cs="Arial"/>
          <w:sz w:val="24"/>
          <w:szCs w:val="24"/>
          <w:rPrChange w:id="213" w:author="Dr Weimar" w:date="2017-04-19T10:46:00Z">
            <w:rPr>
              <w:rFonts w:ascii="Arial" w:eastAsia="SimSun" w:hAnsi="Arial" w:cs="Arial"/>
              <w:i/>
              <w:sz w:val="24"/>
              <w:szCs w:val="24"/>
              <w:lang w:eastAsia="pt-BR"/>
            </w:rPr>
          </w:rPrChange>
        </w:rPr>
        <w:t>rollback</w:t>
      </w:r>
      <w:r w:rsidRPr="00FD735B">
        <w:rPr>
          <w:rFonts w:ascii="Arial" w:hAnsi="Arial" w:cs="Arial"/>
          <w:sz w:val="24"/>
          <w:szCs w:val="24"/>
        </w:rPr>
        <w:t xml:space="preserve"> </w:t>
      </w:r>
      <w:r w:rsidRPr="008568AD">
        <w:rPr>
          <w:rFonts w:ascii="Arial" w:hAnsi="Arial" w:cs="Arial"/>
          <w:sz w:val="24"/>
          <w:szCs w:val="24"/>
        </w:rPr>
        <w:t xml:space="preserve">de toda uma transação, independentemente de qual data esta tenha ocorrido na vida </w:t>
      </w:r>
      <w:r w:rsidR="00DA7E38" w:rsidRPr="008568AD">
        <w:rPr>
          <w:rFonts w:ascii="Arial" w:hAnsi="Arial" w:cs="Arial"/>
          <w:sz w:val="24"/>
          <w:szCs w:val="24"/>
        </w:rPr>
        <w:t>funcional de um sistema. Ess</w:t>
      </w:r>
      <w:r w:rsidRPr="008568AD">
        <w:rPr>
          <w:rFonts w:ascii="Arial" w:hAnsi="Arial" w:cs="Arial"/>
          <w:sz w:val="24"/>
          <w:szCs w:val="24"/>
        </w:rPr>
        <w:t>a é uma estrutura adicional da ferramenta, cuja qual pode ser ativada ou desativada por meio do arquivo de configuração.</w:t>
      </w:r>
    </w:p>
    <w:p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Com o intuito de simplificar ao máximo a utilização do </w:t>
      </w:r>
      <w:r w:rsidRPr="008568AD">
        <w:rPr>
          <w:rFonts w:ascii="Arial" w:hAnsi="Arial" w:cs="Arial"/>
          <w:i/>
          <w:sz w:val="24"/>
          <w:szCs w:val="24"/>
        </w:rPr>
        <w:t>framework</w:t>
      </w:r>
      <w:r w:rsidRPr="008568AD">
        <w:rPr>
          <w:rFonts w:ascii="Arial" w:hAnsi="Arial" w:cs="Arial"/>
          <w:sz w:val="24"/>
          <w:szCs w:val="24"/>
        </w:rPr>
        <w:t>, a configuração do mesmo</w:t>
      </w:r>
      <w:ins w:id="214" w:author="Dr Weimar" w:date="2017-04-19T11:11:00Z">
        <w:r w:rsidR="00160240">
          <w:rPr>
            <w:rFonts w:ascii="Arial" w:hAnsi="Arial" w:cs="Arial"/>
            <w:sz w:val="24"/>
            <w:szCs w:val="24"/>
          </w:rPr>
          <w:t xml:space="preserve"> se</w:t>
        </w:r>
      </w:ins>
      <w:r w:rsidRPr="008568AD">
        <w:rPr>
          <w:rFonts w:ascii="Arial" w:hAnsi="Arial" w:cs="Arial"/>
          <w:sz w:val="24"/>
          <w:szCs w:val="24"/>
        </w:rPr>
        <w:t xml:space="preserve"> dar</w:t>
      </w:r>
      <w:del w:id="215" w:author="Dr Weimar" w:date="2017-04-19T11:11:00Z">
        <w:r w:rsidRPr="008568AD" w:rsidDel="00160240">
          <w:rPr>
            <w:rFonts w:ascii="Arial" w:hAnsi="Arial" w:cs="Arial"/>
            <w:sz w:val="24"/>
            <w:szCs w:val="24"/>
          </w:rPr>
          <w:delText>-se</w:delText>
        </w:r>
      </w:del>
      <w:r w:rsidRPr="008568AD">
        <w:rPr>
          <w:rFonts w:ascii="Arial" w:hAnsi="Arial" w:cs="Arial"/>
          <w:sz w:val="24"/>
          <w:szCs w:val="24"/>
        </w:rPr>
        <w:t xml:space="preserve"> apenas pela criação de um arquivo do tipo XML no projeto onde será utilizado. Definidas todas as propriedades obrigatórias neste arquivo, a ferramenta já </w:t>
      </w:r>
      <w:r w:rsidR="00691895" w:rsidRPr="008568AD">
        <w:rPr>
          <w:rFonts w:ascii="Arial" w:hAnsi="Arial" w:cs="Arial"/>
          <w:sz w:val="24"/>
          <w:szCs w:val="24"/>
        </w:rPr>
        <w:t>estará</w:t>
      </w:r>
      <w:r w:rsidRPr="008568AD">
        <w:rPr>
          <w:rFonts w:ascii="Arial" w:hAnsi="Arial" w:cs="Arial"/>
          <w:sz w:val="24"/>
          <w:szCs w:val="24"/>
        </w:rPr>
        <w:t xml:space="preserve"> funcional. Ou seja, toda a conexão com SGBD já</w:t>
      </w:r>
      <w:ins w:id="216" w:author="Dr Weimar" w:date="2017-04-19T11:12:00Z">
        <w:r w:rsidR="00AC65C0">
          <w:rPr>
            <w:rFonts w:ascii="Arial" w:hAnsi="Arial" w:cs="Arial"/>
            <w:sz w:val="24"/>
            <w:szCs w:val="24"/>
          </w:rPr>
          <w:t xml:space="preserve"> se</w:t>
        </w:r>
      </w:ins>
      <w:r w:rsidRPr="008568AD">
        <w:rPr>
          <w:rFonts w:ascii="Arial" w:hAnsi="Arial" w:cs="Arial"/>
          <w:sz w:val="24"/>
          <w:szCs w:val="24"/>
        </w:rPr>
        <w:t xml:space="preserve"> encontra</w:t>
      </w:r>
      <w:del w:id="217" w:author="Dr Weimar" w:date="2017-04-19T11:12:00Z">
        <w:r w:rsidRPr="008568AD" w:rsidDel="00AC65C0">
          <w:rPr>
            <w:rFonts w:ascii="Arial" w:hAnsi="Arial" w:cs="Arial"/>
            <w:sz w:val="24"/>
            <w:szCs w:val="24"/>
          </w:rPr>
          <w:delText>-se</w:delText>
        </w:r>
      </w:del>
      <w:r w:rsidRPr="008568AD">
        <w:rPr>
          <w:rFonts w:ascii="Arial" w:hAnsi="Arial" w:cs="Arial"/>
          <w:sz w:val="24"/>
          <w:szCs w:val="24"/>
        </w:rPr>
        <w:t xml:space="preserve"> montada.</w:t>
      </w:r>
    </w:p>
    <w:p w:rsidR="00D03E65" w:rsidRDefault="007567A0">
      <w:pPr>
        <w:pStyle w:val="Ttulo3"/>
        <w:spacing w:line="360" w:lineRule="auto"/>
        <w:rPr>
          <w:ins w:id="218" w:author="Dr Weimar" w:date="2017-04-19T11:17:00Z"/>
        </w:rPr>
      </w:pPr>
      <w:bookmarkStart w:id="219" w:name="__RefHeading___Toc4031_990249200"/>
      <w:bookmarkStart w:id="220" w:name="_Toc479953304"/>
      <w:bookmarkEnd w:id="219"/>
      <w:r>
        <w:t>4.1.2 Funcionamento do Sistema</w:t>
      </w:r>
      <w:bookmarkEnd w:id="220"/>
    </w:p>
    <w:p w:rsidR="00F66A2C" w:rsidRDefault="00B92DC7">
      <w:pPr>
        <w:pStyle w:val="Corpodetexto"/>
        <w:pPrChange w:id="221" w:author="Dr Weimar" w:date="2017-04-19T11:17:00Z">
          <w:pPr>
            <w:pStyle w:val="Ttulo3"/>
            <w:spacing w:line="360" w:lineRule="auto"/>
          </w:pPr>
        </w:pPrChange>
      </w:pPr>
      <w:ins w:id="222" w:author="Dr Weimar" w:date="2017-04-19T11:17:00Z">
        <w:r>
          <w:t>Escrever uma pequena introdução</w:t>
        </w:r>
      </w:ins>
    </w:p>
    <w:p w:rsidR="00D03E65" w:rsidRDefault="007567A0" w:rsidP="00233C11">
      <w:pPr>
        <w:pStyle w:val="Ttulo4"/>
        <w:rPr>
          <w:rFonts w:hint="eastAsia"/>
        </w:rPr>
      </w:pPr>
      <w:bookmarkStart w:id="223" w:name="__RefHeading___Toc4033_990249200"/>
      <w:bookmarkStart w:id="224" w:name="_Toc479953305"/>
      <w:bookmarkEnd w:id="223"/>
      <w:r>
        <w:t>4.1.2.1 Configurando o Framework</w:t>
      </w:r>
      <w:bookmarkEnd w:id="224"/>
    </w:p>
    <w:p w:rsidR="00D03E65" w:rsidRPr="00985130" w:rsidRDefault="007567A0" w:rsidP="00985130">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 xml:space="preserve">O </w:t>
      </w:r>
      <w:r w:rsidR="00466D94" w:rsidRPr="00466D94">
        <w:rPr>
          <w:rFonts w:ascii="Arial" w:hAnsi="Arial" w:cs="Arial"/>
          <w:i/>
          <w:sz w:val="24"/>
          <w:szCs w:val="24"/>
          <w:rPrChange w:id="225" w:author="Dr Weimar" w:date="2017-04-19T11:14:00Z">
            <w:rPr>
              <w:rFonts w:ascii="Arial" w:eastAsia="SimSun" w:hAnsi="Arial" w:cs="Arial"/>
              <w:b/>
              <w:sz w:val="24"/>
              <w:szCs w:val="24"/>
            </w:rPr>
          </w:rPrChange>
        </w:rPr>
        <w:t>Framework</w:t>
      </w:r>
      <w:r w:rsidRPr="00985130">
        <w:rPr>
          <w:rFonts w:ascii="Arial" w:hAnsi="Arial" w:cs="Arial"/>
          <w:sz w:val="24"/>
          <w:szCs w:val="24"/>
        </w:rPr>
        <w:t xml:space="preserve"> deve ser c</w:t>
      </w:r>
      <w:r w:rsidR="0052753F" w:rsidRPr="00985130">
        <w:rPr>
          <w:rFonts w:ascii="Arial" w:hAnsi="Arial" w:cs="Arial"/>
          <w:sz w:val="24"/>
          <w:szCs w:val="24"/>
        </w:rPr>
        <w:t>onfigurado no projeto inicialmente</w:t>
      </w:r>
      <w:r w:rsidRPr="00985130">
        <w:rPr>
          <w:rFonts w:ascii="Arial" w:hAnsi="Arial" w:cs="Arial"/>
          <w:sz w:val="24"/>
          <w:szCs w:val="24"/>
        </w:rPr>
        <w:t xml:space="preserve"> incluindo a biblioteca de nome SigmaDB.jar no classpath do </w:t>
      </w:r>
      <w:r w:rsidR="0052753F" w:rsidRPr="00985130">
        <w:rPr>
          <w:rFonts w:ascii="Arial" w:hAnsi="Arial" w:cs="Arial"/>
          <w:sz w:val="24"/>
          <w:szCs w:val="24"/>
        </w:rPr>
        <w:t>mesmo</w:t>
      </w:r>
      <w:r w:rsidRPr="00985130">
        <w:rPr>
          <w:rFonts w:ascii="Arial" w:hAnsi="Arial" w:cs="Arial"/>
          <w:sz w:val="24"/>
          <w:szCs w:val="24"/>
        </w:rPr>
        <w:t xml:space="preserve">. Dentro da pasta source, onde ficarão </w:t>
      </w:r>
      <w:r w:rsidR="0052753F" w:rsidRPr="00985130">
        <w:rPr>
          <w:rFonts w:ascii="Arial" w:hAnsi="Arial" w:cs="Arial"/>
          <w:sz w:val="24"/>
          <w:szCs w:val="24"/>
        </w:rPr>
        <w:t>alocados os pacotes de classes J</w:t>
      </w:r>
      <w:r w:rsidRPr="00985130">
        <w:rPr>
          <w:rFonts w:ascii="Arial" w:hAnsi="Arial" w:cs="Arial"/>
          <w:sz w:val="24"/>
          <w:szCs w:val="24"/>
        </w:rPr>
        <w:t>ava do projeto, deverá ser criado um arquivo de extensão XML avulso de nome SigmaDBProperties. Ele guardará o nome do usuário, senha, descri</w:t>
      </w:r>
      <w:r w:rsidR="0052753F" w:rsidRPr="00985130">
        <w:rPr>
          <w:rFonts w:ascii="Arial" w:hAnsi="Arial" w:cs="Arial"/>
          <w:sz w:val="24"/>
          <w:szCs w:val="24"/>
        </w:rPr>
        <w:t xml:space="preserve">ção de </w:t>
      </w:r>
      <w:r w:rsidR="00466D94" w:rsidRPr="00466D94">
        <w:rPr>
          <w:rFonts w:ascii="Arial" w:hAnsi="Arial" w:cs="Arial"/>
          <w:i/>
          <w:sz w:val="24"/>
          <w:szCs w:val="24"/>
          <w:rPrChange w:id="226" w:author="Dr Weimar" w:date="2017-04-19T11:14:00Z">
            <w:rPr>
              <w:rFonts w:ascii="Arial" w:eastAsia="SimSun" w:hAnsi="Arial" w:cs="Arial"/>
              <w:b/>
              <w:sz w:val="24"/>
              <w:szCs w:val="24"/>
            </w:rPr>
          </w:rPrChange>
        </w:rPr>
        <w:t>driver</w:t>
      </w:r>
      <w:r w:rsidR="00466D94" w:rsidRPr="00466D94">
        <w:rPr>
          <w:rFonts w:ascii="Arial" w:hAnsi="Arial" w:cs="Arial"/>
          <w:i/>
          <w:sz w:val="24"/>
          <w:szCs w:val="24"/>
          <w:rPrChange w:id="227" w:author="Dr Weimar" w:date="2017-04-19T11:15:00Z">
            <w:rPr>
              <w:rFonts w:ascii="Arial" w:eastAsia="SimSun" w:hAnsi="Arial" w:cs="Arial"/>
              <w:b/>
              <w:sz w:val="24"/>
              <w:szCs w:val="24"/>
            </w:rPr>
          </w:rPrChange>
        </w:rPr>
        <w:t>, url</w:t>
      </w:r>
      <w:r w:rsidR="0052753F" w:rsidRPr="00985130">
        <w:rPr>
          <w:rFonts w:ascii="Arial" w:hAnsi="Arial" w:cs="Arial"/>
          <w:sz w:val="24"/>
          <w:szCs w:val="24"/>
        </w:rPr>
        <w:t xml:space="preserve"> de conexão, </w:t>
      </w:r>
      <w:r w:rsidRPr="00985130">
        <w:rPr>
          <w:rFonts w:ascii="Arial" w:hAnsi="Arial" w:cs="Arial"/>
          <w:sz w:val="24"/>
          <w:szCs w:val="24"/>
        </w:rPr>
        <w:t xml:space="preserve">verificação de permissão de utilização do console da aplicação para escrever comandos </w:t>
      </w:r>
      <w:r w:rsidR="007E7D53" w:rsidRPr="00985130">
        <w:rPr>
          <w:rFonts w:ascii="Arial" w:hAnsi="Arial" w:cs="Arial"/>
          <w:sz w:val="24"/>
          <w:szCs w:val="24"/>
        </w:rPr>
        <w:t>SQL</w:t>
      </w:r>
      <w:r w:rsidRPr="00985130">
        <w:rPr>
          <w:rFonts w:ascii="Arial" w:hAnsi="Arial" w:cs="Arial"/>
          <w:sz w:val="24"/>
          <w:szCs w:val="24"/>
        </w:rPr>
        <w:t xml:space="preserve"> executados e a liberação para a utilização da estrutura de </w:t>
      </w:r>
      <w:r w:rsidR="00466D94" w:rsidRPr="00466D94">
        <w:rPr>
          <w:rFonts w:ascii="Arial" w:hAnsi="Arial" w:cs="Arial"/>
          <w:i/>
          <w:sz w:val="24"/>
          <w:szCs w:val="24"/>
          <w:rPrChange w:id="228" w:author="Dr Weimar" w:date="2017-04-19T11:17:00Z">
            <w:rPr>
              <w:rFonts w:ascii="Arial" w:eastAsia="SimSun" w:hAnsi="Arial" w:cs="Arial"/>
              <w:b/>
              <w:sz w:val="24"/>
              <w:szCs w:val="24"/>
            </w:rPr>
          </w:rPrChange>
        </w:rPr>
        <w:t>log</w:t>
      </w:r>
      <w:r w:rsidRPr="00985130">
        <w:rPr>
          <w:rFonts w:ascii="Arial" w:hAnsi="Arial" w:cs="Arial"/>
          <w:sz w:val="24"/>
          <w:szCs w:val="24"/>
        </w:rPr>
        <w:t xml:space="preserve"> e versionamento de registros das tabelas.</w:t>
      </w:r>
    </w:p>
    <w:p w:rsidR="00D03E65" w:rsidRDefault="007567A0">
      <w:pPr>
        <w:pStyle w:val="PargrafodaLista"/>
        <w:spacing w:line="360" w:lineRule="auto"/>
        <w:ind w:left="142"/>
        <w:jc w:val="both"/>
        <w:rPr>
          <w:rFonts w:ascii="Arial" w:hAnsi="Arial" w:cs="Arial"/>
        </w:rPr>
      </w:pPr>
      <w:r>
        <w:rPr>
          <w:rFonts w:ascii="Arial" w:hAnsi="Arial" w:cs="Arial"/>
          <w:noProof/>
          <w:lang w:eastAsia="pt-BR"/>
        </w:rPr>
        <w:drawing>
          <wp:anchor distT="0" distB="0" distL="0" distR="0" simplePos="0" relativeHeight="9" behindDoc="0" locked="0" layoutInCell="1" allowOverlap="1">
            <wp:simplePos x="0" y="0"/>
            <wp:positionH relativeFrom="column">
              <wp:posOffset>586740</wp:posOffset>
            </wp:positionH>
            <wp:positionV relativeFrom="paragraph">
              <wp:posOffset>51435</wp:posOffset>
            </wp:positionV>
            <wp:extent cx="5154295" cy="187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6"/>
                    <a:stretch>
                      <a:fillRect/>
                    </a:stretch>
                  </pic:blipFill>
                  <pic:spPr bwMode="auto">
                    <a:xfrm>
                      <a:off x="0" y="0"/>
                      <a:ext cx="5154295" cy="1871345"/>
                    </a:xfrm>
                    <a:prstGeom prst="rect">
                      <a:avLst/>
                    </a:prstGeom>
                  </pic:spPr>
                </pic:pic>
              </a:graphicData>
            </a:graphic>
          </wp:anchor>
        </w:drawing>
      </w: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7567A0">
      <w:pPr>
        <w:pStyle w:val="PargrafodaLista"/>
        <w:ind w:left="142"/>
        <w:jc w:val="center"/>
        <w:rPr>
          <w:rFonts w:ascii="Arial" w:hAnsi="Arial" w:cs="Arial"/>
        </w:rPr>
      </w:pPr>
      <w:r>
        <w:rPr>
          <w:rFonts w:ascii="Arial" w:hAnsi="Arial" w:cs="Arial"/>
          <w:sz w:val="16"/>
          <w:szCs w:val="16"/>
        </w:rPr>
        <w:t xml:space="preserve">Figura </w:t>
      </w:r>
      <w:r w:rsidR="0052753F">
        <w:rPr>
          <w:rFonts w:ascii="Arial" w:hAnsi="Arial" w:cs="Arial"/>
          <w:sz w:val="16"/>
          <w:szCs w:val="16"/>
        </w:rPr>
        <w:t>6</w:t>
      </w:r>
      <w:r>
        <w:rPr>
          <w:rFonts w:ascii="Arial" w:hAnsi="Arial" w:cs="Arial"/>
          <w:sz w:val="16"/>
          <w:szCs w:val="16"/>
        </w:rPr>
        <w:t>: Visão do arquivo SigmaDBProperties.xml</w:t>
      </w:r>
    </w:p>
    <w:p w:rsidR="00D03E65" w:rsidRDefault="00D03E65">
      <w:pPr>
        <w:pStyle w:val="PargrafodaLista"/>
        <w:ind w:left="142"/>
        <w:jc w:val="center"/>
        <w:rPr>
          <w:rFonts w:ascii="Arial" w:hAnsi="Arial" w:cs="Arial"/>
          <w:sz w:val="28"/>
          <w:szCs w:val="28"/>
        </w:rPr>
      </w:pPr>
    </w:p>
    <w:p w:rsidR="00D03E65" w:rsidRDefault="00D03E65">
      <w:pPr>
        <w:pStyle w:val="PargrafodaLista"/>
        <w:ind w:left="142" w:firstLine="720"/>
        <w:rPr>
          <w:rFonts w:ascii="Arial" w:hAnsi="Arial" w:cs="Arial"/>
          <w:b/>
        </w:rPr>
      </w:pPr>
    </w:p>
    <w:p w:rsidR="00D03E65" w:rsidRDefault="007567A0" w:rsidP="00233C11">
      <w:pPr>
        <w:pStyle w:val="Ttulo4"/>
        <w:rPr>
          <w:rFonts w:hint="eastAsia"/>
        </w:rPr>
      </w:pPr>
      <w:bookmarkStart w:id="229" w:name="__RefHeading___Toc4035_990249200"/>
      <w:bookmarkStart w:id="230" w:name="_Toc479953306"/>
      <w:bookmarkEnd w:id="229"/>
      <w:r>
        <w:t>4.1.2.2  Definição de padrão de utilização</w:t>
      </w:r>
      <w:bookmarkEnd w:id="230"/>
    </w:p>
    <w:p w:rsidR="00D03E65" w:rsidRPr="00985130" w:rsidRDefault="007567A0" w:rsidP="001C4D33">
      <w:pPr>
        <w:spacing w:line="360" w:lineRule="auto"/>
        <w:jc w:val="both"/>
        <w:rPr>
          <w:rFonts w:ascii="Arial" w:hAnsi="Arial" w:cs="Arial"/>
        </w:rPr>
      </w:pPr>
      <w:r>
        <w:rPr>
          <w:rFonts w:ascii="Arial" w:hAnsi="Arial" w:cs="Arial"/>
        </w:rPr>
        <w:tab/>
      </w:r>
      <w:r w:rsidRPr="00985130">
        <w:rPr>
          <w:rFonts w:ascii="Arial" w:hAnsi="Arial" w:cs="Arial"/>
        </w:rPr>
        <w:t>Visando excelência no desenvolvimento, a ferramenta foi construída baseada em padrões de projeto. Segundo Christopher Alexander (1978), um padrão descreve um problema que pode ocorrer inúmeras vezes em determinado contexto, e descreve ainda a solução para esse problema, de maneira que essa solução possa ser utilizada sistematicamente em situações semelhantes.</w:t>
      </w:r>
    </w:p>
    <w:p w:rsidR="00D03E65" w:rsidRPr="00985130" w:rsidRDefault="007567A0" w:rsidP="001C4D33">
      <w:pPr>
        <w:spacing w:line="360" w:lineRule="auto"/>
        <w:jc w:val="both"/>
        <w:rPr>
          <w:rFonts w:ascii="Arial" w:hAnsi="Arial" w:cs="Arial"/>
        </w:rPr>
      </w:pPr>
      <w:r w:rsidRPr="00985130">
        <w:rPr>
          <w:rFonts w:ascii="Arial" w:hAnsi="Arial" w:cs="Arial"/>
        </w:rPr>
        <w:tab/>
        <w:t>A ferramenta baseia-se num padrão conhecido e difundido de nome DAO (</w:t>
      </w:r>
      <w:r w:rsidRPr="00985130">
        <w:rPr>
          <w:rFonts w:ascii="Arial" w:hAnsi="Arial" w:cs="Arial"/>
          <w:i/>
          <w:iCs/>
        </w:rPr>
        <w:t>Data Access Object</w:t>
      </w:r>
      <w:r w:rsidRPr="00985130">
        <w:rPr>
          <w:rFonts w:ascii="Arial" w:hAnsi="Arial" w:cs="Arial"/>
        </w:rPr>
        <w:t>). Es</w:t>
      </w:r>
      <w:ins w:id="231" w:author="Dr Weimar" w:date="2017-04-19T11:18:00Z">
        <w:r w:rsidR="00B92DC7">
          <w:rPr>
            <w:rFonts w:ascii="Arial" w:hAnsi="Arial" w:cs="Arial"/>
          </w:rPr>
          <w:t>s</w:t>
        </w:r>
      </w:ins>
      <w:del w:id="232" w:author="Dr Weimar" w:date="2017-04-19T11:18:00Z">
        <w:r w:rsidRPr="00985130" w:rsidDel="00B92DC7">
          <w:rPr>
            <w:rFonts w:ascii="Arial" w:hAnsi="Arial" w:cs="Arial"/>
          </w:rPr>
          <w:delText>t</w:delText>
        </w:r>
      </w:del>
      <w:r w:rsidRPr="00985130">
        <w:rPr>
          <w:rFonts w:ascii="Arial" w:hAnsi="Arial" w:cs="Arial"/>
        </w:rPr>
        <w:t>e padrão visa definir uma interface única para a realização de processos que envolvam ligações diretas com um banco de dados. Des</w:t>
      </w:r>
      <w:ins w:id="233" w:author="Dr Weimar" w:date="2017-04-19T11:19:00Z">
        <w:r w:rsidR="00B92DC7">
          <w:rPr>
            <w:rFonts w:ascii="Arial" w:hAnsi="Arial" w:cs="Arial"/>
          </w:rPr>
          <w:t>s</w:t>
        </w:r>
      </w:ins>
      <w:del w:id="234" w:author="Dr Weimar" w:date="2017-04-19T11:19:00Z">
        <w:r w:rsidRPr="00985130" w:rsidDel="00B92DC7">
          <w:rPr>
            <w:rFonts w:ascii="Arial" w:hAnsi="Arial" w:cs="Arial"/>
          </w:rPr>
          <w:delText>t</w:delText>
        </w:r>
      </w:del>
      <w:r w:rsidRPr="00985130">
        <w:rPr>
          <w:rFonts w:ascii="Arial" w:hAnsi="Arial" w:cs="Arial"/>
        </w:rPr>
        <w:t>a maneira</w:t>
      </w:r>
      <w:r w:rsidR="007E7D53" w:rsidRPr="00985130">
        <w:rPr>
          <w:rFonts w:ascii="Arial" w:hAnsi="Arial" w:cs="Arial"/>
        </w:rPr>
        <w:t>,</w:t>
      </w:r>
      <w:r w:rsidRPr="00985130">
        <w:rPr>
          <w:rFonts w:ascii="Arial" w:hAnsi="Arial" w:cs="Arial"/>
        </w:rPr>
        <w:t xml:space="preserve"> torna-se viável a separação da regra de negócio das aplicações com as regras de acesso a banco de dados.</w:t>
      </w:r>
    </w:p>
    <w:p w:rsidR="001B5886" w:rsidRPr="00985130" w:rsidRDefault="007E7D53" w:rsidP="001C4D33">
      <w:pPr>
        <w:spacing w:line="360" w:lineRule="auto"/>
        <w:jc w:val="both"/>
        <w:rPr>
          <w:rFonts w:ascii="Arial" w:hAnsi="Arial" w:cs="Arial"/>
        </w:rPr>
      </w:pPr>
      <w:r w:rsidRPr="00985130">
        <w:rPr>
          <w:rFonts w:ascii="Arial" w:hAnsi="Arial" w:cs="Arial"/>
        </w:rPr>
        <w:tab/>
        <w:t>A ferramenta exig</w:t>
      </w:r>
      <w:r w:rsidR="001B5886" w:rsidRPr="00985130">
        <w:rPr>
          <w:rFonts w:ascii="Arial" w:hAnsi="Arial" w:cs="Arial"/>
        </w:rPr>
        <w:t xml:space="preserve">e que alguns pontos de restrições de implementação sejam adotados na codificação do sistema. </w:t>
      </w:r>
    </w:p>
    <w:p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Toda tabela</w:t>
      </w:r>
      <w:r w:rsidR="007E7D53" w:rsidRPr="00985130">
        <w:rPr>
          <w:rFonts w:ascii="Arial" w:hAnsi="Arial" w:cs="Arial"/>
          <w:sz w:val="24"/>
          <w:szCs w:val="24"/>
        </w:rPr>
        <w:t xml:space="preserve"> do banco de dados</w:t>
      </w:r>
      <w:r w:rsidRPr="00985130">
        <w:rPr>
          <w:rFonts w:ascii="Arial" w:hAnsi="Arial" w:cs="Arial"/>
          <w:sz w:val="24"/>
          <w:szCs w:val="24"/>
        </w:rPr>
        <w:t xml:space="preserve"> deve ter uma classe corresponde</w:t>
      </w:r>
      <w:r w:rsidR="007E7D53" w:rsidRPr="00985130">
        <w:rPr>
          <w:rFonts w:ascii="Arial" w:hAnsi="Arial" w:cs="Arial"/>
          <w:sz w:val="24"/>
          <w:szCs w:val="24"/>
        </w:rPr>
        <w:t xml:space="preserve">nte que tenha </w:t>
      </w:r>
      <w:r w:rsidRPr="00985130">
        <w:rPr>
          <w:rFonts w:ascii="Arial" w:hAnsi="Arial" w:cs="Arial"/>
          <w:sz w:val="24"/>
          <w:szCs w:val="24"/>
        </w:rPr>
        <w:t>o mesmo nome e mesmos atributos com respectivos tipos;</w:t>
      </w:r>
    </w:p>
    <w:p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As classes que são espelhos de tabelas deve</w:t>
      </w:r>
      <w:r w:rsidR="007E7D53" w:rsidRPr="00985130">
        <w:rPr>
          <w:rFonts w:ascii="Arial" w:hAnsi="Arial" w:cs="Arial"/>
          <w:sz w:val="24"/>
          <w:szCs w:val="24"/>
        </w:rPr>
        <w:t>m</w:t>
      </w:r>
      <w:r w:rsidRPr="00985130">
        <w:rPr>
          <w:rFonts w:ascii="Arial" w:hAnsi="Arial" w:cs="Arial"/>
          <w:sz w:val="24"/>
          <w:szCs w:val="24"/>
        </w:rPr>
        <w:t xml:space="preserve"> seguir o padrão </w:t>
      </w:r>
      <w:r w:rsidR="00466D94" w:rsidRPr="00466D94">
        <w:rPr>
          <w:rFonts w:ascii="Arial" w:hAnsi="Arial" w:cs="Arial"/>
          <w:i/>
          <w:sz w:val="24"/>
          <w:szCs w:val="24"/>
          <w:rPrChange w:id="235" w:author="Dr Weimar" w:date="2017-04-19T11:19:00Z">
            <w:rPr>
              <w:rFonts w:ascii="Arial" w:eastAsia="SimSun" w:hAnsi="Arial" w:cs="Arial"/>
              <w:b/>
              <w:sz w:val="24"/>
              <w:szCs w:val="24"/>
            </w:rPr>
          </w:rPrChange>
        </w:rPr>
        <w:t>get e set</w:t>
      </w:r>
      <w:r w:rsidRPr="00985130">
        <w:rPr>
          <w:rFonts w:ascii="Arial" w:hAnsi="Arial" w:cs="Arial"/>
          <w:sz w:val="24"/>
          <w:szCs w:val="24"/>
        </w:rPr>
        <w:t>.</w:t>
      </w:r>
    </w:p>
    <w:p w:rsidR="00D03E65" w:rsidRPr="00985130" w:rsidRDefault="007567A0" w:rsidP="001C4D33">
      <w:pPr>
        <w:spacing w:line="360" w:lineRule="auto"/>
        <w:jc w:val="both"/>
        <w:rPr>
          <w:rFonts w:ascii="Arial" w:hAnsi="Arial" w:cs="Arial"/>
        </w:rPr>
      </w:pPr>
      <w:r w:rsidRPr="00985130">
        <w:rPr>
          <w:rFonts w:ascii="Arial" w:hAnsi="Arial" w:cs="Arial"/>
        </w:rPr>
        <w:tab/>
      </w:r>
      <w:r w:rsidR="003E1654" w:rsidRPr="00985130">
        <w:rPr>
          <w:rFonts w:ascii="Arial" w:hAnsi="Arial" w:cs="Arial"/>
        </w:rPr>
        <w:t>T</w:t>
      </w:r>
      <w:r w:rsidRPr="00985130">
        <w:rPr>
          <w:rFonts w:ascii="Arial" w:hAnsi="Arial" w:cs="Arial"/>
        </w:rPr>
        <w:t xml:space="preserve">oda classe do sistema que necessitar de uma interface com o banco de dados, deverá obrigatoriamente criar uma instância da classe SigmaDB que estará embutida dentro do Framework. A figura </w:t>
      </w:r>
      <w:r w:rsidR="003247F4" w:rsidRPr="00985130">
        <w:rPr>
          <w:rFonts w:ascii="Arial" w:hAnsi="Arial" w:cs="Arial"/>
        </w:rPr>
        <w:t>7</w:t>
      </w:r>
      <w:r w:rsidRPr="00985130">
        <w:rPr>
          <w:rFonts w:ascii="Arial" w:hAnsi="Arial" w:cs="Arial"/>
        </w:rPr>
        <w:t xml:space="preserve"> apresenta um exemplo da </w:t>
      </w:r>
      <w:r w:rsidR="000F68D3" w:rsidRPr="00985130">
        <w:rPr>
          <w:rFonts w:ascii="Arial" w:hAnsi="Arial" w:cs="Arial"/>
        </w:rPr>
        <w:t>utilização de consulta e persistência de dados por meio da interface SigmaDB, assim como</w:t>
      </w:r>
      <w:r w:rsidRPr="00985130">
        <w:rPr>
          <w:rFonts w:ascii="Arial" w:hAnsi="Arial" w:cs="Arial"/>
        </w:rPr>
        <w:t xml:space="preserve"> a listagem das principais funcionalidades disponibilizadas por ela. </w:t>
      </w:r>
      <w:r w:rsidR="003247F4" w:rsidRPr="00985130">
        <w:rPr>
          <w:rFonts w:ascii="Arial" w:hAnsi="Arial" w:cs="Arial"/>
        </w:rPr>
        <w:t>A</w:t>
      </w:r>
      <w:r w:rsidRPr="00985130">
        <w:rPr>
          <w:rFonts w:ascii="Arial" w:hAnsi="Arial" w:cs="Arial"/>
        </w:rPr>
        <w:t xml:space="preserve"> classe SigmaDB é uma interface centralizadora </w:t>
      </w:r>
      <w:r w:rsidR="003247F4" w:rsidRPr="00985130">
        <w:rPr>
          <w:rFonts w:ascii="Arial" w:hAnsi="Arial" w:cs="Arial"/>
        </w:rPr>
        <w:t>de conexão com</w:t>
      </w:r>
      <w:r w:rsidRPr="00985130">
        <w:rPr>
          <w:rFonts w:ascii="Arial" w:hAnsi="Arial" w:cs="Arial"/>
        </w:rPr>
        <w:t xml:space="preserve"> o banco, de maneira que ela controla toda e qualquer requisição feita ao mesmo.</w:t>
      </w:r>
    </w:p>
    <w:p w:rsidR="00D03E65" w:rsidRDefault="003E1654">
      <w:pPr>
        <w:rPr>
          <w:rFonts w:ascii="Arial" w:hAnsi="Arial" w:cs="Arial"/>
          <w:lang w:val="en-US"/>
        </w:rPr>
      </w:pPr>
      <w:r w:rsidRPr="003E1654">
        <w:rPr>
          <w:rFonts w:ascii="Arial" w:hAnsi="Arial" w:cs="Arial"/>
          <w:noProof/>
        </w:rPr>
        <w:lastRenderedPageBreak/>
        <w:drawing>
          <wp:inline distT="0" distB="0" distL="0" distR="0">
            <wp:extent cx="6120000" cy="322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000" cy="3225600"/>
                    </a:xfrm>
                    <a:prstGeom prst="rect">
                      <a:avLst/>
                    </a:prstGeom>
                  </pic:spPr>
                </pic:pic>
              </a:graphicData>
            </a:graphic>
          </wp:inline>
        </w:drawing>
      </w:r>
    </w:p>
    <w:p w:rsidR="003E1654" w:rsidRDefault="003E1654">
      <w:pPr>
        <w:pStyle w:val="PargrafodaLista"/>
        <w:ind w:left="142"/>
        <w:jc w:val="center"/>
        <w:rPr>
          <w:rFonts w:ascii="Arial" w:hAnsi="Arial" w:cs="Arial"/>
          <w:sz w:val="16"/>
          <w:szCs w:val="16"/>
        </w:rPr>
      </w:pPr>
    </w:p>
    <w:p w:rsidR="00D03E65" w:rsidRDefault="003247F4">
      <w:pPr>
        <w:pStyle w:val="PargrafodaLista"/>
        <w:ind w:left="142"/>
        <w:jc w:val="center"/>
        <w:rPr>
          <w:rFonts w:ascii="Arial" w:hAnsi="Arial" w:cs="Arial"/>
        </w:rPr>
      </w:pPr>
      <w:r>
        <w:rPr>
          <w:rFonts w:ascii="Arial" w:hAnsi="Arial" w:cs="Arial"/>
          <w:sz w:val="16"/>
          <w:szCs w:val="16"/>
        </w:rPr>
        <w:t>Figura 7</w:t>
      </w:r>
      <w:r w:rsidR="007567A0">
        <w:rPr>
          <w:rFonts w:ascii="Arial" w:hAnsi="Arial" w:cs="Arial"/>
          <w:sz w:val="16"/>
          <w:szCs w:val="16"/>
        </w:rPr>
        <w:t>: Principais funcionalidades da classe SigmaDB</w:t>
      </w:r>
    </w:p>
    <w:p w:rsidR="00D03E65" w:rsidRDefault="00D03E65">
      <w:pPr>
        <w:pStyle w:val="PargrafodaLista"/>
        <w:ind w:left="142"/>
        <w:rPr>
          <w:rFonts w:ascii="Arial" w:hAnsi="Arial" w:cs="Arial"/>
          <w:b/>
        </w:rPr>
      </w:pPr>
    </w:p>
    <w:p w:rsidR="00D03E65" w:rsidRDefault="007567A0" w:rsidP="00233C11">
      <w:pPr>
        <w:pStyle w:val="Ttulo4"/>
        <w:rPr>
          <w:rFonts w:hint="eastAsia"/>
        </w:rPr>
      </w:pPr>
      <w:bookmarkStart w:id="236" w:name="__RefHeading___Toc4037_990249200"/>
      <w:bookmarkStart w:id="237" w:name="_Toc479953307"/>
      <w:bookmarkEnd w:id="236"/>
      <w:r>
        <w:t>4.1.2.3 Tratamento de tabelas</w:t>
      </w:r>
      <w:bookmarkEnd w:id="237"/>
    </w:p>
    <w:p w:rsidR="00D03E65" w:rsidRPr="00985130" w:rsidRDefault="007567A0" w:rsidP="001C4D33">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 xml:space="preserve">Assim como utilizado em </w:t>
      </w:r>
      <w:r w:rsidR="00466D94" w:rsidRPr="00466D94">
        <w:rPr>
          <w:rFonts w:ascii="Arial" w:hAnsi="Arial" w:cs="Arial"/>
          <w:i/>
          <w:sz w:val="24"/>
          <w:szCs w:val="24"/>
          <w:rPrChange w:id="238" w:author="Dr Weimar" w:date="2017-04-19T11:22:00Z">
            <w:rPr>
              <w:rFonts w:ascii="Arial" w:eastAsia="SimSun" w:hAnsi="Arial" w:cs="Arial"/>
              <w:b/>
              <w:sz w:val="24"/>
              <w:szCs w:val="24"/>
            </w:rPr>
          </w:rPrChange>
        </w:rPr>
        <w:t>Frameworks</w:t>
      </w:r>
      <w:r w:rsidRPr="00985130">
        <w:rPr>
          <w:rFonts w:ascii="Arial" w:hAnsi="Arial" w:cs="Arial"/>
          <w:sz w:val="24"/>
          <w:szCs w:val="24"/>
        </w:rPr>
        <w:t xml:space="preserve"> conhecidos no mercado, como Hibernate e JPA, toda tabela do banco de dados deve possuir uma classe Java que seja sua cópia exata. Ou seja, uma classe Java</w:t>
      </w:r>
      <w:r w:rsidR="007E7D53" w:rsidRPr="00985130">
        <w:rPr>
          <w:rFonts w:ascii="Arial" w:hAnsi="Arial" w:cs="Arial"/>
          <w:sz w:val="24"/>
          <w:szCs w:val="24"/>
        </w:rPr>
        <w:t>, que tenha o mesmo nome da tabela,</w:t>
      </w:r>
      <w:r w:rsidRPr="00985130">
        <w:rPr>
          <w:rFonts w:ascii="Arial" w:hAnsi="Arial" w:cs="Arial"/>
          <w:sz w:val="24"/>
          <w:szCs w:val="24"/>
        </w:rPr>
        <w:t xml:space="preserve"> em que cada atributo da classe corresponda a nomenclatura e tipo de dados definidos na entidade de banco de dados.</w:t>
      </w:r>
    </w:p>
    <w:p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A ferramenta reconhece que uma determinada classe Java representa uma tabela do banco de dados, desde que es</w:t>
      </w:r>
      <w:r w:rsidR="007E7D53" w:rsidRPr="00985130">
        <w:rPr>
          <w:rFonts w:ascii="Arial" w:hAnsi="Arial" w:cs="Arial"/>
          <w:sz w:val="24"/>
          <w:szCs w:val="24"/>
        </w:rPr>
        <w:t>s</w:t>
      </w:r>
      <w:r w:rsidRPr="00985130">
        <w:rPr>
          <w:rFonts w:ascii="Arial" w:hAnsi="Arial" w:cs="Arial"/>
          <w:sz w:val="24"/>
          <w:szCs w:val="24"/>
        </w:rPr>
        <w:t xml:space="preserve">a implemente uma interface de nome </w:t>
      </w:r>
      <w:r w:rsidR="00466D94" w:rsidRPr="00466D94">
        <w:rPr>
          <w:rFonts w:ascii="Arial" w:hAnsi="Arial" w:cs="Arial"/>
          <w:i/>
          <w:sz w:val="24"/>
          <w:szCs w:val="24"/>
          <w:rPrChange w:id="239" w:author="Dr Weimar" w:date="2017-04-19T11:24:00Z">
            <w:rPr>
              <w:rFonts w:ascii="Arial" w:eastAsia="SimSun" w:hAnsi="Arial" w:cs="Arial"/>
              <w:b/>
              <w:sz w:val="24"/>
              <w:szCs w:val="24"/>
            </w:rPr>
          </w:rPrChange>
        </w:rPr>
        <w:t>TableMaster.</w:t>
      </w:r>
      <w:r w:rsidRPr="00985130">
        <w:rPr>
          <w:rFonts w:ascii="Arial" w:hAnsi="Arial" w:cs="Arial"/>
          <w:sz w:val="24"/>
          <w:szCs w:val="24"/>
        </w:rPr>
        <w:t xml:space="preserve"> Uma interface </w:t>
      </w:r>
      <w:r w:rsidR="00466D94" w:rsidRPr="00466D94">
        <w:rPr>
          <w:rFonts w:ascii="Arial" w:hAnsi="Arial" w:cs="Arial"/>
          <w:i/>
          <w:sz w:val="24"/>
          <w:szCs w:val="24"/>
          <w:rPrChange w:id="240" w:author="Dr Weimar" w:date="2017-04-19T11:24:00Z">
            <w:rPr>
              <w:rFonts w:ascii="Arial" w:eastAsia="SimSun" w:hAnsi="Arial" w:cs="Arial"/>
              <w:b/>
              <w:sz w:val="24"/>
              <w:szCs w:val="24"/>
            </w:rPr>
          </w:rPrChange>
        </w:rPr>
        <w:t>TableMaster d</w:t>
      </w:r>
      <w:r w:rsidRPr="00985130">
        <w:rPr>
          <w:rFonts w:ascii="Arial" w:hAnsi="Arial" w:cs="Arial"/>
          <w:sz w:val="24"/>
          <w:szCs w:val="24"/>
        </w:rPr>
        <w:t xml:space="preserve">ará a uma determinada classe Java toda a estrutura necessária para a geração de códigos SQL dinâmicos. </w:t>
      </w:r>
      <w:r w:rsidR="007E7D53" w:rsidRPr="00985130">
        <w:rPr>
          <w:rFonts w:ascii="Arial" w:hAnsi="Arial" w:cs="Arial"/>
          <w:sz w:val="24"/>
          <w:szCs w:val="24"/>
        </w:rPr>
        <w:t>É graças a ess</w:t>
      </w:r>
      <w:r w:rsidRPr="00985130">
        <w:rPr>
          <w:rFonts w:ascii="Arial" w:hAnsi="Arial" w:cs="Arial"/>
          <w:sz w:val="24"/>
          <w:szCs w:val="24"/>
        </w:rPr>
        <w:t xml:space="preserve">a estrutura que o programador poderá optar por não escrever SQL no desenvolvimento, </w:t>
      </w:r>
      <w:r w:rsidR="007E7D53" w:rsidRPr="00985130">
        <w:rPr>
          <w:rFonts w:ascii="Arial" w:hAnsi="Arial" w:cs="Arial"/>
          <w:sz w:val="24"/>
          <w:szCs w:val="24"/>
        </w:rPr>
        <w:t xml:space="preserve">onde por consequência </w:t>
      </w:r>
      <w:r w:rsidRPr="00985130">
        <w:rPr>
          <w:rFonts w:ascii="Arial" w:hAnsi="Arial" w:cs="Arial"/>
          <w:sz w:val="24"/>
          <w:szCs w:val="24"/>
        </w:rPr>
        <w:t xml:space="preserve">a ferramenta </w:t>
      </w:r>
      <w:r w:rsidR="007E7D53" w:rsidRPr="00985130">
        <w:rPr>
          <w:rFonts w:ascii="Arial" w:hAnsi="Arial" w:cs="Arial"/>
          <w:sz w:val="24"/>
          <w:szCs w:val="24"/>
        </w:rPr>
        <w:t>fará iss</w:t>
      </w:r>
      <w:r w:rsidRPr="00985130">
        <w:rPr>
          <w:rFonts w:ascii="Arial" w:hAnsi="Arial" w:cs="Arial"/>
          <w:sz w:val="24"/>
          <w:szCs w:val="24"/>
        </w:rPr>
        <w:t>o por ele.</w:t>
      </w:r>
    </w:p>
    <w:p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 xml:space="preserve">Tabelas no banco de dados podem ou não possuir chaves primárias. Assim sendo, toda TableMaster possui uma </w:t>
      </w:r>
      <w:r w:rsidR="007E7D53" w:rsidRPr="00985130">
        <w:rPr>
          <w:rFonts w:ascii="Arial" w:hAnsi="Arial" w:cs="Arial"/>
          <w:sz w:val="24"/>
          <w:szCs w:val="24"/>
        </w:rPr>
        <w:t>a</w:t>
      </w:r>
      <w:r w:rsidRPr="00985130">
        <w:rPr>
          <w:rFonts w:ascii="Arial" w:hAnsi="Arial" w:cs="Arial"/>
          <w:i/>
          <w:sz w:val="24"/>
          <w:szCs w:val="24"/>
        </w:rPr>
        <w:t>nnotation</w:t>
      </w:r>
      <w:r w:rsidRPr="00985130">
        <w:rPr>
          <w:rFonts w:ascii="Arial" w:hAnsi="Arial" w:cs="Arial"/>
          <w:sz w:val="24"/>
          <w:szCs w:val="24"/>
        </w:rPr>
        <w:t xml:space="preserve"> de nome </w:t>
      </w:r>
      <w:r w:rsidR="00466D94" w:rsidRPr="00466D94">
        <w:rPr>
          <w:rFonts w:ascii="Arial" w:hAnsi="Arial" w:cs="Arial"/>
          <w:i/>
          <w:sz w:val="24"/>
          <w:szCs w:val="24"/>
          <w:rPrChange w:id="241" w:author="Dr Weimar" w:date="2017-04-19T11:27:00Z">
            <w:rPr>
              <w:rFonts w:ascii="Arial" w:eastAsia="SimSun" w:hAnsi="Arial" w:cs="Arial"/>
              <w:b/>
              <w:sz w:val="24"/>
              <w:szCs w:val="24"/>
            </w:rPr>
          </w:rPrChange>
        </w:rPr>
        <w:t>@PKTableMaster</w:t>
      </w:r>
      <w:r w:rsidRPr="00985130">
        <w:rPr>
          <w:rFonts w:ascii="Arial" w:hAnsi="Arial" w:cs="Arial"/>
          <w:sz w:val="24"/>
          <w:szCs w:val="24"/>
        </w:rPr>
        <w:t>, que deverá ser aplicada para algum atributo da classe</w:t>
      </w:r>
      <w:r w:rsidR="007E7D53" w:rsidRPr="00985130">
        <w:rPr>
          <w:rFonts w:ascii="Arial" w:hAnsi="Arial" w:cs="Arial"/>
          <w:sz w:val="24"/>
          <w:szCs w:val="24"/>
        </w:rPr>
        <w:t xml:space="preserve"> que represente uma PK</w:t>
      </w:r>
      <w:r w:rsidRPr="00985130">
        <w:rPr>
          <w:rFonts w:ascii="Arial" w:hAnsi="Arial" w:cs="Arial"/>
          <w:sz w:val="24"/>
          <w:szCs w:val="24"/>
        </w:rPr>
        <w:t xml:space="preserve">. A ferramenta identificará que o atributo </w:t>
      </w:r>
      <w:r w:rsidR="002F6E7A" w:rsidRPr="00985130">
        <w:rPr>
          <w:rFonts w:ascii="Arial" w:hAnsi="Arial" w:cs="Arial"/>
          <w:sz w:val="24"/>
          <w:szCs w:val="24"/>
        </w:rPr>
        <w:t xml:space="preserve">que possuir essa </w:t>
      </w:r>
      <w:r w:rsidR="002F6E7A" w:rsidRPr="00985130">
        <w:rPr>
          <w:rFonts w:ascii="Arial" w:hAnsi="Arial" w:cs="Arial"/>
          <w:i/>
          <w:sz w:val="24"/>
          <w:szCs w:val="24"/>
        </w:rPr>
        <w:t>a</w:t>
      </w:r>
      <w:r w:rsidRPr="00985130">
        <w:rPr>
          <w:rFonts w:ascii="Arial" w:hAnsi="Arial" w:cs="Arial"/>
          <w:i/>
          <w:sz w:val="24"/>
          <w:szCs w:val="24"/>
        </w:rPr>
        <w:t>nnotation</w:t>
      </w:r>
      <w:r w:rsidRPr="00985130">
        <w:rPr>
          <w:rFonts w:ascii="Arial" w:hAnsi="Arial" w:cs="Arial"/>
          <w:sz w:val="24"/>
          <w:szCs w:val="24"/>
        </w:rPr>
        <w:t xml:space="preserve"> na definição da classe, será respectivo a chav</w:t>
      </w:r>
      <w:r w:rsidR="002F6E7A" w:rsidRPr="00985130">
        <w:rPr>
          <w:rFonts w:ascii="Arial" w:hAnsi="Arial" w:cs="Arial"/>
          <w:sz w:val="24"/>
          <w:szCs w:val="24"/>
        </w:rPr>
        <w:t>e primária da tabela. A figura 8</w:t>
      </w:r>
      <w:r w:rsidRPr="00985130">
        <w:rPr>
          <w:rFonts w:ascii="Arial" w:hAnsi="Arial" w:cs="Arial"/>
          <w:sz w:val="24"/>
          <w:szCs w:val="24"/>
        </w:rPr>
        <w:t xml:space="preserve"> apresenta um exemplo de uma classe que representa uma tabela para a ferramenta, assim como a definição de uma chave primária nela.</w:t>
      </w:r>
    </w:p>
    <w:p w:rsidR="00D03E65" w:rsidRDefault="00D03E65">
      <w:pPr>
        <w:pStyle w:val="PargrafodaLista"/>
        <w:ind w:left="142"/>
        <w:rPr>
          <w:rFonts w:ascii="Arial" w:hAnsi="Arial" w:cs="Arial"/>
        </w:rPr>
      </w:pPr>
    </w:p>
    <w:p w:rsidR="00D03E65" w:rsidRPr="005207F9" w:rsidRDefault="00D03E65">
      <w:pPr>
        <w:pStyle w:val="PargrafodaLista"/>
        <w:ind w:left="142"/>
        <w:rPr>
          <w:rFonts w:ascii="Arial" w:hAnsi="Arial" w:cs="Arial"/>
          <w:lang w:eastAsia="pt-BR"/>
        </w:rPr>
      </w:pPr>
    </w:p>
    <w:p w:rsidR="00D03E65" w:rsidRDefault="007567A0" w:rsidP="005D4FBD">
      <w:pPr>
        <w:pStyle w:val="PargrafodaLista"/>
        <w:ind w:left="142"/>
        <w:rPr>
          <w:rFonts w:ascii="Arial" w:hAnsi="Arial" w:cs="Arial"/>
          <w:sz w:val="16"/>
          <w:szCs w:val="16"/>
        </w:rPr>
      </w:pPr>
      <w:r>
        <w:rPr>
          <w:rFonts w:ascii="Arial" w:hAnsi="Arial" w:cs="Arial"/>
          <w:noProof/>
          <w:sz w:val="16"/>
          <w:szCs w:val="16"/>
          <w:lang w:eastAsia="pt-BR"/>
        </w:rPr>
        <w:drawing>
          <wp:inline distT="0" distB="0" distL="0" distR="0">
            <wp:extent cx="1951200" cy="2937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951200" cy="2937600"/>
                    </a:xfrm>
                    <a:prstGeom prst="rect">
                      <a:avLst/>
                    </a:prstGeom>
                  </pic:spPr>
                </pic:pic>
              </a:graphicData>
            </a:graphic>
          </wp:inline>
        </w:drawing>
      </w:r>
      <w:r w:rsidR="005D4FBD">
        <w:rPr>
          <w:rFonts w:ascii="Arial" w:hAnsi="Arial" w:cs="Arial"/>
          <w:sz w:val="16"/>
          <w:szCs w:val="16"/>
        </w:rPr>
        <w:tab/>
      </w:r>
      <w:r w:rsidR="005D4FBD" w:rsidRPr="005D4FBD">
        <w:rPr>
          <w:rFonts w:ascii="Arial" w:hAnsi="Arial" w:cs="Arial"/>
          <w:noProof/>
          <w:sz w:val="16"/>
          <w:szCs w:val="16"/>
          <w:lang w:eastAsia="pt-BR"/>
        </w:rPr>
        <w:drawing>
          <wp:inline distT="0" distB="0" distL="0" distR="0">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2384" cy="2832344"/>
                    </a:xfrm>
                    <a:prstGeom prst="rect">
                      <a:avLst/>
                    </a:prstGeom>
                  </pic:spPr>
                </pic:pic>
              </a:graphicData>
            </a:graphic>
          </wp:inline>
        </w:drawing>
      </w:r>
    </w:p>
    <w:p w:rsidR="00D03E65" w:rsidRDefault="00D03E65">
      <w:pPr>
        <w:pStyle w:val="PargrafodaLista"/>
        <w:ind w:left="142"/>
        <w:jc w:val="center"/>
        <w:rPr>
          <w:rFonts w:ascii="Arial" w:hAnsi="Arial" w:cs="Arial"/>
          <w:sz w:val="16"/>
          <w:szCs w:val="16"/>
        </w:rPr>
      </w:pPr>
    </w:p>
    <w:p w:rsidR="00D03E65" w:rsidRDefault="00D03E65">
      <w:pPr>
        <w:pStyle w:val="PargrafodaLista"/>
        <w:ind w:left="142"/>
        <w:jc w:val="center"/>
        <w:rPr>
          <w:rFonts w:ascii="Arial" w:hAnsi="Arial" w:cs="Arial"/>
          <w:sz w:val="16"/>
          <w:szCs w:val="16"/>
        </w:rPr>
      </w:pPr>
    </w:p>
    <w:p w:rsidR="00D03E65" w:rsidRDefault="00D56474">
      <w:pPr>
        <w:pStyle w:val="PargrafodaLista"/>
        <w:ind w:left="0"/>
        <w:jc w:val="center"/>
        <w:rPr>
          <w:rFonts w:ascii="Arial" w:eastAsia="Arial" w:hAnsi="Arial" w:cs="Arial"/>
          <w:b/>
          <w:sz w:val="28"/>
          <w:szCs w:val="28"/>
        </w:rPr>
      </w:pPr>
      <w:r>
        <w:rPr>
          <w:rFonts w:ascii="Arial" w:hAnsi="Arial" w:cs="Arial"/>
          <w:sz w:val="16"/>
          <w:szCs w:val="16"/>
        </w:rPr>
        <w:t>F</w:t>
      </w:r>
      <w:r w:rsidR="007E7D53">
        <w:rPr>
          <w:rFonts w:ascii="Arial" w:hAnsi="Arial" w:cs="Arial"/>
          <w:sz w:val="16"/>
          <w:szCs w:val="16"/>
        </w:rPr>
        <w:t>igura 8</w:t>
      </w:r>
      <w:r w:rsidR="007567A0">
        <w:rPr>
          <w:rFonts w:ascii="Arial" w:hAnsi="Arial" w:cs="Arial"/>
          <w:sz w:val="16"/>
          <w:szCs w:val="16"/>
        </w:rPr>
        <w:t>: Exemplo de definição de classe para tabela</w:t>
      </w:r>
    </w:p>
    <w:p w:rsidR="00D03E65" w:rsidRDefault="007567A0" w:rsidP="00233C11">
      <w:pPr>
        <w:pStyle w:val="Ttulo4"/>
        <w:rPr>
          <w:rFonts w:hint="eastAsia"/>
        </w:rPr>
      </w:pPr>
      <w:bookmarkStart w:id="242" w:name="__RefHeading___Toc4039_990249200"/>
      <w:bookmarkStart w:id="243" w:name="_Toc479953308"/>
      <w:bookmarkEnd w:id="242"/>
      <w:r>
        <w:t>4.1.2.4 Consultando e persistindo dados</w:t>
      </w:r>
      <w:bookmarkEnd w:id="243"/>
    </w:p>
    <w:p w:rsidR="00D03E65" w:rsidRDefault="007567A0" w:rsidP="00985130">
      <w:pPr>
        <w:spacing w:line="360" w:lineRule="auto"/>
        <w:jc w:val="both"/>
        <w:rPr>
          <w:rFonts w:ascii="Arial" w:hAnsi="Arial" w:cs="Arial"/>
        </w:rPr>
      </w:pPr>
      <w:r>
        <w:rPr>
          <w:rFonts w:ascii="Arial" w:hAnsi="Arial" w:cs="Arial"/>
        </w:rPr>
        <w:tab/>
        <w:t>Podemos</w:t>
      </w:r>
      <w:r w:rsidR="005C22CC">
        <w:rPr>
          <w:rFonts w:ascii="Arial" w:hAnsi="Arial" w:cs="Arial"/>
        </w:rPr>
        <w:t xml:space="preserve"> observar por meio das figuras 7 e 8</w:t>
      </w:r>
      <w:r>
        <w:rPr>
          <w:rFonts w:ascii="Arial" w:hAnsi="Arial" w:cs="Arial"/>
        </w:rPr>
        <w:t xml:space="preserve"> que os métodos que realizam consultas e persistências da interface SigmaDB, estão sempre esperando uma classe </w:t>
      </w:r>
      <w:r w:rsidR="00466D94" w:rsidRPr="00466D94">
        <w:rPr>
          <w:rFonts w:ascii="Arial" w:hAnsi="Arial" w:cs="Arial"/>
          <w:i/>
          <w:rPrChange w:id="244" w:author="Dr Weimar" w:date="2017-04-19T11:29:00Z">
            <w:rPr>
              <w:rFonts w:ascii="Arial" w:hAnsi="Arial" w:cs="Arial"/>
              <w:b/>
              <w:sz w:val="28"/>
              <w:szCs w:val="28"/>
              <w:lang w:eastAsia="zh-CN"/>
            </w:rPr>
          </w:rPrChange>
        </w:rPr>
        <w:t xml:space="preserve">TableMaster. </w:t>
      </w:r>
      <w:r>
        <w:rPr>
          <w:rFonts w:ascii="Arial" w:hAnsi="Arial" w:cs="Arial"/>
        </w:rPr>
        <w:t>Ou seja, eles estarão sempre esperando uma classe que representa uma tabela do banco de dados.</w:t>
      </w:r>
    </w:p>
    <w:p w:rsidR="00EE18E8" w:rsidRPr="00B2472F" w:rsidRDefault="007567A0" w:rsidP="00985130">
      <w:pPr>
        <w:spacing w:line="360" w:lineRule="auto"/>
        <w:jc w:val="both"/>
        <w:rPr>
          <w:rFonts w:ascii="Arial" w:hAnsi="Arial" w:cs="Arial"/>
          <w:i/>
          <w:rPrChange w:id="245" w:author="Dr Weimar" w:date="2017-04-19T11:32:00Z">
            <w:rPr>
              <w:rFonts w:ascii="Arial" w:hAnsi="Arial" w:cs="Arial"/>
            </w:rPr>
          </w:rPrChange>
        </w:rPr>
      </w:pPr>
      <w:r>
        <w:rPr>
          <w:rFonts w:ascii="Arial" w:hAnsi="Arial" w:cs="Arial"/>
        </w:rPr>
        <w:tab/>
        <w:t xml:space="preserve">Se um objeto </w:t>
      </w:r>
      <w:r w:rsidR="00466D94" w:rsidRPr="00466D94">
        <w:rPr>
          <w:rFonts w:ascii="Arial" w:hAnsi="Arial" w:cs="Arial"/>
          <w:i/>
          <w:rPrChange w:id="246" w:author="Dr Weimar" w:date="2017-04-19T11:29:00Z">
            <w:rPr>
              <w:rFonts w:ascii="Arial" w:hAnsi="Arial" w:cs="Arial"/>
              <w:b/>
              <w:sz w:val="28"/>
              <w:szCs w:val="28"/>
              <w:lang w:eastAsia="zh-CN"/>
            </w:rPr>
          </w:rPrChange>
        </w:rPr>
        <w:t>TableMaster</w:t>
      </w:r>
      <w:r>
        <w:rPr>
          <w:rFonts w:ascii="Arial" w:hAnsi="Arial" w:cs="Arial"/>
        </w:rPr>
        <w:t xml:space="preserve"> for informado ao método de consulta da classe SigmaDB, este por sua vez utilizará os valores das propriedades do objeto repassado como restrições para a consulta. Já se um objeto </w:t>
      </w:r>
      <w:r w:rsidR="00466D94" w:rsidRPr="00466D94">
        <w:rPr>
          <w:rFonts w:ascii="Arial" w:hAnsi="Arial" w:cs="Arial"/>
          <w:i/>
          <w:rPrChange w:id="247" w:author="Dr Weimar" w:date="2017-04-19T11:29:00Z">
            <w:rPr>
              <w:rFonts w:ascii="Arial" w:hAnsi="Arial" w:cs="Arial"/>
              <w:b/>
              <w:sz w:val="28"/>
              <w:szCs w:val="28"/>
              <w:lang w:eastAsia="zh-CN"/>
            </w:rPr>
          </w:rPrChange>
        </w:rPr>
        <w:t>TableMaster</w:t>
      </w:r>
      <w:r>
        <w:rPr>
          <w:rFonts w:ascii="Arial" w:hAnsi="Arial" w:cs="Arial"/>
        </w:rPr>
        <w:t xml:space="preserve"> for informado para o método de persistência, todos os valores contidos nas propriedades do objeto serão persistidos no banco</w:t>
      </w:r>
      <w:r w:rsidR="005C22CC">
        <w:rPr>
          <w:rFonts w:ascii="Arial" w:hAnsi="Arial" w:cs="Arial"/>
        </w:rPr>
        <w:t xml:space="preserve">, de forma que o atributo que representa a </w:t>
      </w:r>
      <w:r w:rsidR="005C22CC" w:rsidRPr="00874D32">
        <w:rPr>
          <w:rFonts w:ascii="Arial" w:hAnsi="Arial" w:cs="Arial"/>
          <w:i/>
        </w:rPr>
        <w:t>Primarekey</w:t>
      </w:r>
      <w:r w:rsidR="00466D94" w:rsidRPr="00466D94">
        <w:rPr>
          <w:rFonts w:ascii="Arial" w:hAnsi="Arial" w:cs="Arial"/>
          <w:i/>
          <w:rPrChange w:id="248" w:author="Dr Weimar" w:date="2017-04-19T11:31:00Z">
            <w:rPr>
              <w:rFonts w:ascii="Arial" w:hAnsi="Arial" w:cs="Arial"/>
              <w:b/>
              <w:sz w:val="28"/>
              <w:szCs w:val="28"/>
              <w:lang w:eastAsia="zh-CN"/>
            </w:rPr>
          </w:rPrChange>
        </w:rPr>
        <w:t xml:space="preserve"> </w:t>
      </w:r>
      <w:r w:rsidR="005C22CC">
        <w:rPr>
          <w:rFonts w:ascii="Arial" w:hAnsi="Arial" w:cs="Arial"/>
        </w:rPr>
        <w:t xml:space="preserve">irá ser a restrição para a persistência, tratando-se de </w:t>
      </w:r>
      <w:r w:rsidR="00466D94" w:rsidRPr="00466D94">
        <w:rPr>
          <w:rFonts w:ascii="Arial" w:hAnsi="Arial" w:cs="Arial"/>
          <w:rPrChange w:id="249" w:author="Dr Weimar" w:date="2017-04-19T11:31:00Z">
            <w:rPr>
              <w:rFonts w:ascii="Arial" w:hAnsi="Arial" w:cs="Arial"/>
              <w:b/>
              <w:i/>
              <w:sz w:val="28"/>
              <w:szCs w:val="28"/>
              <w:lang w:eastAsia="zh-CN"/>
            </w:rPr>
          </w:rPrChange>
        </w:rPr>
        <w:t>updates</w:t>
      </w:r>
      <w:r w:rsidR="005C22CC" w:rsidRPr="00874D32">
        <w:rPr>
          <w:rFonts w:ascii="Arial" w:hAnsi="Arial" w:cs="Arial"/>
        </w:rPr>
        <w:t xml:space="preserve"> ou </w:t>
      </w:r>
      <w:r w:rsidR="00466D94" w:rsidRPr="00466D94">
        <w:rPr>
          <w:rFonts w:ascii="Arial" w:hAnsi="Arial" w:cs="Arial"/>
          <w:rPrChange w:id="250" w:author="Dr Weimar" w:date="2017-04-19T11:31:00Z">
            <w:rPr>
              <w:rFonts w:ascii="Arial" w:hAnsi="Arial" w:cs="Arial"/>
              <w:b/>
              <w:i/>
              <w:sz w:val="28"/>
              <w:szCs w:val="28"/>
              <w:lang w:eastAsia="zh-CN"/>
            </w:rPr>
          </w:rPrChange>
        </w:rPr>
        <w:t>Delete</w:t>
      </w:r>
      <w:r>
        <w:rPr>
          <w:rFonts w:ascii="Arial" w:hAnsi="Arial" w:cs="Arial"/>
        </w:rPr>
        <w:t>. O método de persistência exige que o usuário informe se ele precisa Realizar um</w:t>
      </w:r>
      <w:r w:rsidR="005C22CC">
        <w:rPr>
          <w:rFonts w:ascii="Arial" w:hAnsi="Arial" w:cs="Arial"/>
        </w:rPr>
        <w:t xml:space="preserve"> </w:t>
      </w:r>
      <w:r w:rsidR="00466D94" w:rsidRPr="00466D94">
        <w:rPr>
          <w:rFonts w:ascii="Arial" w:hAnsi="Arial" w:cs="Arial"/>
          <w:i/>
          <w:rPrChange w:id="251" w:author="Dr Weimar" w:date="2017-04-19T11:32:00Z">
            <w:rPr>
              <w:rFonts w:ascii="Arial" w:hAnsi="Arial" w:cs="Arial"/>
              <w:b/>
              <w:sz w:val="28"/>
              <w:szCs w:val="28"/>
              <w:lang w:eastAsia="zh-CN"/>
            </w:rPr>
          </w:rPrChange>
        </w:rPr>
        <w:t>INSERT, UPDATE ou DELETE</w:t>
      </w:r>
      <w:r w:rsidR="005C22CC">
        <w:rPr>
          <w:rFonts w:ascii="Arial" w:hAnsi="Arial" w:cs="Arial"/>
        </w:rPr>
        <w:t xml:space="preserve"> eess</w:t>
      </w:r>
      <w:r>
        <w:rPr>
          <w:rFonts w:ascii="Arial" w:hAnsi="Arial" w:cs="Arial"/>
        </w:rPr>
        <w:t>a informação é repassada por parâmetro</w:t>
      </w:r>
      <w:r w:rsidR="00EE18E8">
        <w:rPr>
          <w:rFonts w:ascii="Arial" w:hAnsi="Arial" w:cs="Arial"/>
        </w:rPr>
        <w:t xml:space="preserve"> na interface centralizadora do </w:t>
      </w:r>
      <w:r w:rsidR="00466D94" w:rsidRPr="00466D94">
        <w:rPr>
          <w:rFonts w:ascii="Arial" w:hAnsi="Arial" w:cs="Arial"/>
          <w:i/>
          <w:rPrChange w:id="252" w:author="Dr Weimar" w:date="2017-04-19T11:32:00Z">
            <w:rPr>
              <w:rFonts w:ascii="Arial" w:hAnsi="Arial" w:cs="Arial"/>
              <w:b/>
              <w:sz w:val="28"/>
              <w:szCs w:val="28"/>
              <w:lang w:eastAsia="zh-CN"/>
            </w:rPr>
          </w:rPrChange>
        </w:rPr>
        <w:t xml:space="preserve">framework. </w:t>
      </w:r>
    </w:p>
    <w:p w:rsidR="00D03E65" w:rsidRDefault="00827C36" w:rsidP="00985130">
      <w:pPr>
        <w:spacing w:line="360" w:lineRule="auto"/>
        <w:jc w:val="both"/>
        <w:rPr>
          <w:rFonts w:ascii="Arial" w:hAnsi="Arial" w:cs="Arial"/>
        </w:rPr>
      </w:pPr>
      <w:r>
        <w:rPr>
          <w:rFonts w:ascii="Arial" w:hAnsi="Arial" w:cs="Arial"/>
        </w:rPr>
        <w:t>Seja o esquema do banco o apresentado na figura 9, v</w:t>
      </w:r>
      <w:r w:rsidR="00EE18E8">
        <w:rPr>
          <w:rFonts w:ascii="Arial" w:hAnsi="Arial" w:cs="Arial"/>
        </w:rPr>
        <w:t>ejamos um exemplo da realização de consultas e persistências pela ferramenta.</w:t>
      </w:r>
    </w:p>
    <w:p w:rsidR="00497DF7" w:rsidRDefault="00827C36" w:rsidP="00994337">
      <w:pPr>
        <w:jc w:val="center"/>
        <w:rPr>
          <w:rFonts w:ascii="Arial" w:hAnsi="Arial" w:cs="Arial"/>
        </w:rPr>
      </w:pPr>
      <w:r w:rsidRPr="00827C36">
        <w:rPr>
          <w:rFonts w:ascii="Arial" w:hAnsi="Arial" w:cs="Arial"/>
          <w:noProof/>
        </w:rPr>
        <w:lastRenderedPageBreak/>
        <w:drawing>
          <wp:inline distT="0" distB="0" distL="0" distR="0">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155" cy="2590598"/>
                    </a:xfrm>
                    <a:prstGeom prst="rect">
                      <a:avLst/>
                    </a:prstGeom>
                  </pic:spPr>
                </pic:pic>
              </a:graphicData>
            </a:graphic>
          </wp:inline>
        </w:drawing>
      </w:r>
      <w:r w:rsidR="00994337" w:rsidRPr="00994337">
        <w:rPr>
          <w:rFonts w:ascii="Arial" w:hAnsi="Arial" w:cs="Arial"/>
          <w:noProof/>
        </w:rPr>
        <w:drawing>
          <wp:inline distT="0" distB="0" distL="0" distR="0">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161" cy="1836981"/>
                    </a:xfrm>
                    <a:prstGeom prst="rect">
                      <a:avLst/>
                    </a:prstGeom>
                  </pic:spPr>
                </pic:pic>
              </a:graphicData>
            </a:graphic>
          </wp:inline>
        </w:drawing>
      </w:r>
      <w:r w:rsidR="00994337" w:rsidRPr="00994337">
        <w:rPr>
          <w:rFonts w:ascii="Arial" w:hAnsi="Arial" w:cs="Arial"/>
          <w:noProof/>
        </w:rPr>
        <w:drawing>
          <wp:inline distT="0" distB="0" distL="0" distR="0">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1191" cy="1877817"/>
                    </a:xfrm>
                    <a:prstGeom prst="rect">
                      <a:avLst/>
                    </a:prstGeom>
                  </pic:spPr>
                </pic:pic>
              </a:graphicData>
            </a:graphic>
          </wp:inline>
        </w:drawing>
      </w:r>
      <w:r w:rsidR="00497DF7" w:rsidRPr="00497DF7">
        <w:rPr>
          <w:rFonts w:ascii="Arial" w:hAnsi="Arial" w:cs="Arial"/>
          <w:noProof/>
        </w:rPr>
        <w:drawing>
          <wp:inline distT="0" distB="0" distL="0" distR="0">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806" cy="1800309"/>
                    </a:xfrm>
                    <a:prstGeom prst="rect">
                      <a:avLst/>
                    </a:prstGeom>
                  </pic:spPr>
                </pic:pic>
              </a:graphicData>
            </a:graphic>
          </wp:inline>
        </w:drawing>
      </w:r>
    </w:p>
    <w:p w:rsidR="00EE18E8" w:rsidRDefault="00DD69DA" w:rsidP="00DD69DA">
      <w:pPr>
        <w:jc w:val="center"/>
        <w:rPr>
          <w:rFonts w:ascii="Arial" w:hAnsi="Arial" w:cs="Arial"/>
          <w:sz w:val="16"/>
          <w:szCs w:val="16"/>
        </w:rPr>
      </w:pPr>
      <w:r>
        <w:rPr>
          <w:rFonts w:ascii="Arial" w:hAnsi="Arial" w:cs="Arial"/>
          <w:sz w:val="16"/>
          <w:szCs w:val="16"/>
        </w:rPr>
        <w:t>Figura 9: Diagrama entidade relacionamento com respectiva estrutura de classes</w:t>
      </w:r>
    </w:p>
    <w:p w:rsidR="00DD69DA" w:rsidRDefault="00DD69DA" w:rsidP="00DD69DA">
      <w:pPr>
        <w:jc w:val="center"/>
        <w:rPr>
          <w:rFonts w:ascii="Arial" w:hAnsi="Arial" w:cs="Arial"/>
        </w:rPr>
      </w:pPr>
    </w:p>
    <w:p w:rsidR="00497DF7" w:rsidRDefault="00497DF7">
      <w:pPr>
        <w:rPr>
          <w:rFonts w:ascii="Arial" w:hAnsi="Arial" w:cs="Arial"/>
        </w:rPr>
      </w:pPr>
    </w:p>
    <w:p w:rsidR="00EE18E8" w:rsidRPr="00AA75A6" w:rsidRDefault="00994337" w:rsidP="00994337">
      <w:pPr>
        <w:pStyle w:val="PargrafodaLista"/>
        <w:numPr>
          <w:ilvl w:val="0"/>
          <w:numId w:val="11"/>
        </w:numPr>
        <w:rPr>
          <w:rFonts w:ascii="Arial" w:hAnsi="Arial" w:cs="Arial"/>
          <w:b/>
        </w:rPr>
      </w:pPr>
      <w:r w:rsidRPr="00AA75A6">
        <w:rPr>
          <w:rFonts w:ascii="Arial" w:hAnsi="Arial" w:cs="Arial"/>
          <w:b/>
        </w:rPr>
        <w:t>Consulta de dados:</w:t>
      </w:r>
    </w:p>
    <w:p w:rsidR="00994337" w:rsidRDefault="00497DF7" w:rsidP="00994337">
      <w:pPr>
        <w:rPr>
          <w:rFonts w:ascii="Arial" w:hAnsi="Arial" w:cs="Arial"/>
          <w:b/>
        </w:rPr>
      </w:pPr>
      <w:r w:rsidRPr="00497DF7">
        <w:rPr>
          <w:rFonts w:ascii="Arial" w:hAnsi="Arial" w:cs="Arial"/>
          <w:noProof/>
        </w:rPr>
        <w:lastRenderedPageBreak/>
        <w:drawing>
          <wp:inline distT="0" distB="0" distL="0" distR="0">
            <wp:extent cx="6120130" cy="52939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293995"/>
                    </a:xfrm>
                    <a:prstGeom prst="rect">
                      <a:avLst/>
                    </a:prstGeom>
                  </pic:spPr>
                </pic:pic>
              </a:graphicData>
            </a:graphic>
          </wp:inline>
        </w:drawing>
      </w:r>
    </w:p>
    <w:p w:rsidR="00AA75A6" w:rsidRDefault="00AA75A6" w:rsidP="00AA75A6">
      <w:pPr>
        <w:jc w:val="center"/>
        <w:rPr>
          <w:rFonts w:ascii="Arial" w:hAnsi="Arial" w:cs="Arial"/>
          <w:sz w:val="16"/>
          <w:szCs w:val="16"/>
        </w:rPr>
      </w:pPr>
      <w:r>
        <w:rPr>
          <w:rFonts w:ascii="Arial" w:hAnsi="Arial" w:cs="Arial"/>
          <w:b/>
        </w:rPr>
        <w:tab/>
      </w:r>
      <w:r>
        <w:rPr>
          <w:rFonts w:ascii="Arial" w:hAnsi="Arial" w:cs="Arial"/>
          <w:sz w:val="16"/>
          <w:szCs w:val="16"/>
        </w:rPr>
        <w:t>Figura 10: Estrutura de código de pesquisa de dados</w:t>
      </w:r>
    </w:p>
    <w:p w:rsidR="00AA75A6" w:rsidRDefault="00AA75A6" w:rsidP="00994337">
      <w:pPr>
        <w:rPr>
          <w:rFonts w:ascii="Arial" w:hAnsi="Arial" w:cs="Arial"/>
          <w:b/>
        </w:rPr>
      </w:pPr>
    </w:p>
    <w:p w:rsidR="00BF3734" w:rsidRDefault="00AA75A6" w:rsidP="001C4D33">
      <w:pPr>
        <w:spacing w:line="360" w:lineRule="auto"/>
        <w:jc w:val="both"/>
        <w:rPr>
          <w:rFonts w:ascii="Arial" w:hAnsi="Arial" w:cs="Arial"/>
        </w:rPr>
      </w:pPr>
      <w:r>
        <w:rPr>
          <w:rFonts w:ascii="Arial" w:hAnsi="Arial" w:cs="Arial"/>
          <w:b/>
        </w:rPr>
        <w:tab/>
      </w:r>
      <w:r>
        <w:rPr>
          <w:rFonts w:ascii="Arial" w:hAnsi="Arial" w:cs="Arial"/>
        </w:rPr>
        <w:t>Conforme ilustrado na figura 10, a interface centralizadora SigmaDB é capaz de realizar qualquer consulta a qualquer tabela</w:t>
      </w:r>
      <w:r w:rsidR="00BF3734">
        <w:rPr>
          <w:rFonts w:ascii="Arial" w:hAnsi="Arial" w:cs="Arial"/>
        </w:rPr>
        <w:t xml:space="preserve"> do banco de dados. Para tanto basta informar instâncias das classes que devem ser consultadas para a ferramenta, e ela se responsabilizará pela consulta dos dados. </w:t>
      </w:r>
    </w:p>
    <w:p w:rsidR="00BF3734" w:rsidRDefault="00BF3734" w:rsidP="001C4D33">
      <w:pPr>
        <w:spacing w:line="360" w:lineRule="auto"/>
        <w:ind w:firstLine="720"/>
        <w:jc w:val="both"/>
        <w:rPr>
          <w:rFonts w:ascii="Arial" w:hAnsi="Arial" w:cs="Arial"/>
        </w:rPr>
      </w:pPr>
      <w:r>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rsidR="00044794" w:rsidRDefault="00044794" w:rsidP="001C4D33">
      <w:pPr>
        <w:spacing w:line="360" w:lineRule="auto"/>
        <w:ind w:firstLine="720"/>
        <w:jc w:val="both"/>
        <w:rPr>
          <w:rFonts w:ascii="Arial" w:hAnsi="Arial" w:cs="Arial"/>
        </w:rPr>
      </w:pPr>
      <w:r>
        <w:rPr>
          <w:rFonts w:ascii="Arial" w:hAnsi="Arial" w:cs="Arial"/>
        </w:rPr>
        <w:t xml:space="preserve">O SigmaDB possui uma estrutura complementar chamada de </w:t>
      </w:r>
      <w:r w:rsidR="00466D94" w:rsidRPr="00466D94">
        <w:rPr>
          <w:rFonts w:ascii="Arial" w:hAnsi="Arial" w:cs="Arial"/>
          <w:i/>
          <w:rPrChange w:id="253" w:author="Dr Weimar" w:date="2017-04-19T11:34:00Z">
            <w:rPr>
              <w:rFonts w:ascii="Arial" w:hAnsi="Arial" w:cs="Arial"/>
              <w:b/>
              <w:sz w:val="28"/>
              <w:szCs w:val="28"/>
              <w:lang w:eastAsia="zh-CN"/>
            </w:rPr>
          </w:rPrChange>
        </w:rPr>
        <w:t xml:space="preserve">CommandQuery. </w:t>
      </w:r>
      <w:r w:rsidR="00C74081">
        <w:rPr>
          <w:rFonts w:ascii="Arial" w:hAnsi="Arial" w:cs="Arial"/>
        </w:rPr>
        <w:t xml:space="preserve">Essa estrutura serve como apoio a criação de restrições complementares a consulta. Por meio dessa é possível realizar a utilização de restrições dos tipo </w:t>
      </w:r>
      <w:r w:rsidR="00466D94" w:rsidRPr="00466D94">
        <w:rPr>
          <w:rFonts w:ascii="Arial" w:hAnsi="Arial" w:cs="Arial"/>
          <w:i/>
          <w:rPrChange w:id="254" w:author="Dr Weimar" w:date="2017-04-19T11:34:00Z">
            <w:rPr>
              <w:rFonts w:ascii="Arial" w:hAnsi="Arial" w:cs="Arial"/>
              <w:b/>
              <w:sz w:val="28"/>
              <w:szCs w:val="28"/>
              <w:lang w:eastAsia="zh-CN"/>
            </w:rPr>
          </w:rPrChange>
        </w:rPr>
        <w:t>IN</w:t>
      </w:r>
      <w:r w:rsidR="00C74081">
        <w:rPr>
          <w:rFonts w:ascii="Arial" w:hAnsi="Arial" w:cs="Arial"/>
        </w:rPr>
        <w:t xml:space="preserve">, ou </w:t>
      </w:r>
      <w:r w:rsidR="00466D94" w:rsidRPr="00466D94">
        <w:rPr>
          <w:rFonts w:ascii="Arial" w:hAnsi="Arial" w:cs="Arial"/>
          <w:i/>
          <w:rPrChange w:id="255" w:author="Dr Weimar" w:date="2017-04-19T11:34:00Z">
            <w:rPr>
              <w:rFonts w:ascii="Arial" w:hAnsi="Arial" w:cs="Arial"/>
              <w:b/>
              <w:sz w:val="28"/>
              <w:szCs w:val="28"/>
              <w:lang w:eastAsia="zh-CN"/>
            </w:rPr>
          </w:rPrChange>
        </w:rPr>
        <w:t>NOT IN</w:t>
      </w:r>
      <w:r w:rsidR="00261CF8">
        <w:rPr>
          <w:rFonts w:ascii="Arial" w:hAnsi="Arial" w:cs="Arial"/>
        </w:rPr>
        <w:t>,</w:t>
      </w:r>
      <w:r w:rsidR="00C74081">
        <w:rPr>
          <w:rFonts w:ascii="Arial" w:hAnsi="Arial" w:cs="Arial"/>
        </w:rPr>
        <w:t xml:space="preserve"> em lista de elementos, utilização de </w:t>
      </w:r>
      <w:r w:rsidR="00466D94" w:rsidRPr="00466D94">
        <w:rPr>
          <w:rFonts w:ascii="Arial" w:hAnsi="Arial" w:cs="Arial"/>
          <w:i/>
          <w:rPrChange w:id="256" w:author="Dr Weimar" w:date="2017-04-19T11:34:00Z">
            <w:rPr>
              <w:rFonts w:ascii="Arial" w:hAnsi="Arial" w:cs="Arial"/>
              <w:b/>
              <w:sz w:val="28"/>
              <w:szCs w:val="28"/>
              <w:lang w:eastAsia="zh-CN"/>
            </w:rPr>
          </w:rPrChange>
        </w:rPr>
        <w:t>LIKE, BETWEEN, INNER JOIN, LEFT JOIN, IS NULL, IS NOT</w:t>
      </w:r>
      <w:r w:rsidR="00261CF8">
        <w:rPr>
          <w:rFonts w:ascii="Arial" w:hAnsi="Arial" w:cs="Arial"/>
        </w:rPr>
        <w:t xml:space="preserve"> </w:t>
      </w:r>
      <w:r w:rsidR="00466D94" w:rsidRPr="00466D94">
        <w:rPr>
          <w:rFonts w:ascii="Arial" w:hAnsi="Arial" w:cs="Arial"/>
          <w:i/>
          <w:rPrChange w:id="257" w:author="Dr Weimar" w:date="2017-04-19T11:34:00Z">
            <w:rPr>
              <w:rFonts w:ascii="Arial" w:hAnsi="Arial" w:cs="Arial"/>
              <w:b/>
              <w:sz w:val="28"/>
              <w:szCs w:val="28"/>
              <w:lang w:eastAsia="zh-CN"/>
            </w:rPr>
          </w:rPrChange>
        </w:rPr>
        <w:lastRenderedPageBreak/>
        <w:t>NULL, ORDER BY, GROUP BY</w:t>
      </w:r>
      <w:r w:rsidR="00261CF8">
        <w:rPr>
          <w:rFonts w:ascii="Arial" w:hAnsi="Arial" w:cs="Arial"/>
        </w:rPr>
        <w:t>, etc</w:t>
      </w:r>
      <w:r w:rsidR="00C74081">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Pr>
          <w:rFonts w:ascii="Arial" w:hAnsi="Arial" w:cs="Arial"/>
        </w:rPr>
        <w:t xml:space="preserve">. A figura 12 apresenta </w:t>
      </w:r>
      <w:r w:rsidR="00C74081">
        <w:rPr>
          <w:rFonts w:ascii="Arial" w:hAnsi="Arial" w:cs="Arial"/>
        </w:rPr>
        <w:t>suas principais funcionalidades.</w:t>
      </w:r>
    </w:p>
    <w:p w:rsidR="00261CF8" w:rsidRDefault="00261CF8" w:rsidP="00261CF8">
      <w:pPr>
        <w:rPr>
          <w:rFonts w:ascii="Arial" w:hAnsi="Arial" w:cs="Arial"/>
        </w:rPr>
      </w:pPr>
      <w:r w:rsidRPr="00261CF8">
        <w:rPr>
          <w:rFonts w:ascii="Arial" w:hAnsi="Arial" w:cs="Arial"/>
          <w:noProof/>
        </w:rPr>
        <w:drawing>
          <wp:inline distT="0" distB="0" distL="0" distR="0">
            <wp:extent cx="6120130" cy="3053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53080"/>
                    </a:xfrm>
                    <a:prstGeom prst="rect">
                      <a:avLst/>
                    </a:prstGeom>
                  </pic:spPr>
                </pic:pic>
              </a:graphicData>
            </a:graphic>
          </wp:inline>
        </w:drawing>
      </w:r>
    </w:p>
    <w:p w:rsidR="00261CF8" w:rsidRDefault="00261CF8" w:rsidP="00261CF8">
      <w:pPr>
        <w:jc w:val="center"/>
        <w:rPr>
          <w:rFonts w:ascii="Arial" w:hAnsi="Arial" w:cs="Arial"/>
        </w:rPr>
      </w:pPr>
      <w:r>
        <w:rPr>
          <w:rFonts w:ascii="Arial" w:hAnsi="Arial" w:cs="Arial"/>
          <w:b/>
        </w:rPr>
        <w:tab/>
      </w:r>
      <w:r>
        <w:rPr>
          <w:rFonts w:ascii="Arial" w:hAnsi="Arial" w:cs="Arial"/>
          <w:sz w:val="16"/>
          <w:szCs w:val="16"/>
        </w:rPr>
        <w:t>Figura 12: Utilização de consultas com a CommandQuery</w:t>
      </w:r>
    </w:p>
    <w:p w:rsidR="00BF3734" w:rsidRDefault="00A3671A" w:rsidP="00A3671A">
      <w:pPr>
        <w:rPr>
          <w:rFonts w:ascii="Arial" w:hAnsi="Arial" w:cs="Arial"/>
        </w:rPr>
      </w:pPr>
      <w:r w:rsidRPr="00A3671A">
        <w:rPr>
          <w:rFonts w:ascii="Arial" w:hAnsi="Arial" w:cs="Arial"/>
          <w:noProof/>
        </w:rPr>
        <w:lastRenderedPageBreak/>
        <w:drawing>
          <wp:inline distT="0" distB="0" distL="0" distR="0">
            <wp:extent cx="6120130" cy="842976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964" cy="8432287"/>
                    </a:xfrm>
                    <a:prstGeom prst="rect">
                      <a:avLst/>
                    </a:prstGeom>
                  </pic:spPr>
                </pic:pic>
              </a:graphicData>
            </a:graphic>
          </wp:inline>
        </w:drawing>
      </w:r>
    </w:p>
    <w:p w:rsidR="00A3671A" w:rsidRDefault="00A3671A" w:rsidP="00A3671A">
      <w:pPr>
        <w:jc w:val="center"/>
        <w:rPr>
          <w:rFonts w:ascii="Arial" w:hAnsi="Arial" w:cs="Arial"/>
        </w:rPr>
      </w:pPr>
      <w:r>
        <w:rPr>
          <w:rFonts w:ascii="Arial" w:hAnsi="Arial" w:cs="Arial"/>
          <w:sz w:val="16"/>
          <w:szCs w:val="16"/>
        </w:rPr>
        <w:t>Figura 13: Principais funcionalidades da CommandQuery</w:t>
      </w:r>
    </w:p>
    <w:p w:rsidR="00A00675" w:rsidRDefault="00BF38B6" w:rsidP="001C4D33">
      <w:pPr>
        <w:spacing w:line="360" w:lineRule="auto"/>
        <w:jc w:val="both"/>
        <w:rPr>
          <w:rFonts w:ascii="Arial" w:hAnsi="Arial" w:cs="Arial"/>
        </w:rPr>
      </w:pPr>
      <w:r>
        <w:rPr>
          <w:rFonts w:ascii="Arial" w:hAnsi="Arial" w:cs="Arial"/>
        </w:rPr>
        <w:lastRenderedPageBreak/>
        <w:tab/>
        <w:t xml:space="preserve">O </w:t>
      </w:r>
      <w:r w:rsidR="00466D94" w:rsidRPr="00466D94">
        <w:rPr>
          <w:rFonts w:ascii="Arial" w:hAnsi="Arial" w:cs="Arial"/>
          <w:i/>
          <w:rPrChange w:id="258" w:author="Dr Weimar" w:date="2017-04-19T11:37:00Z">
            <w:rPr>
              <w:rFonts w:ascii="Arial" w:hAnsi="Arial" w:cs="Arial"/>
              <w:b/>
              <w:sz w:val="28"/>
              <w:szCs w:val="28"/>
              <w:lang w:eastAsia="zh-CN"/>
            </w:rPr>
          </w:rPrChange>
        </w:rPr>
        <w:t>SigmaDB</w:t>
      </w:r>
      <w:r w:rsidR="00393B41">
        <w:rPr>
          <w:rFonts w:ascii="Arial" w:hAnsi="Arial" w:cs="Arial"/>
        </w:rPr>
        <w:t>,</w:t>
      </w:r>
      <w:r>
        <w:rPr>
          <w:rFonts w:ascii="Arial" w:hAnsi="Arial" w:cs="Arial"/>
        </w:rPr>
        <w:t xml:space="preserve"> além da func</w:t>
      </w:r>
      <w:r w:rsidR="00393B41">
        <w:rPr>
          <w:rFonts w:ascii="Arial" w:hAnsi="Arial" w:cs="Arial"/>
        </w:rPr>
        <w:t xml:space="preserve">ionalidade da estrutura </w:t>
      </w:r>
      <w:r w:rsidR="00466D94" w:rsidRPr="00466D94">
        <w:rPr>
          <w:rFonts w:ascii="Arial" w:hAnsi="Arial" w:cs="Arial"/>
          <w:i/>
          <w:rPrChange w:id="259" w:author="Dr Weimar" w:date="2017-04-19T11:37:00Z">
            <w:rPr>
              <w:rFonts w:ascii="Arial" w:hAnsi="Arial" w:cs="Arial"/>
              <w:b/>
              <w:sz w:val="28"/>
              <w:szCs w:val="28"/>
              <w:lang w:eastAsia="zh-CN"/>
            </w:rPr>
          </w:rPrChange>
        </w:rPr>
        <w:t>CommandQuery,</w:t>
      </w:r>
      <w:r>
        <w:rPr>
          <w:rFonts w:ascii="Arial" w:hAnsi="Arial" w:cs="Arial"/>
        </w:rPr>
        <w:t xml:space="preserve"> ainda permite ao programador a escrita de sintaxes SQL.</w:t>
      </w:r>
      <w:r w:rsidR="00393B41">
        <w:rPr>
          <w:rFonts w:ascii="Arial" w:hAnsi="Arial" w:cs="Arial"/>
        </w:rPr>
        <w:t xml:space="preserve"> Com o pensamento de que haverá casos em que a escrita de sintaxe SQL seja necessária ao desenvolvimento</w:t>
      </w:r>
      <w:r w:rsidR="00C325BC">
        <w:rPr>
          <w:rFonts w:ascii="Arial" w:hAnsi="Arial" w:cs="Arial"/>
        </w:rPr>
        <w:t>,a</w:t>
      </w:r>
      <w:r>
        <w:rPr>
          <w:rFonts w:ascii="Arial" w:hAnsi="Arial" w:cs="Arial"/>
        </w:rPr>
        <w:t xml:space="preserve"> classe SigmaDB possui métodos de acessibilidade do tipo </w:t>
      </w:r>
      <w:r w:rsidRPr="00BF38B6">
        <w:rPr>
          <w:rFonts w:ascii="Arial" w:hAnsi="Arial" w:cs="Arial"/>
          <w:i/>
        </w:rPr>
        <w:t>protected</w:t>
      </w:r>
      <w:r>
        <w:rPr>
          <w:rFonts w:ascii="Arial" w:hAnsi="Arial" w:cs="Arial"/>
        </w:rPr>
        <w:t xml:space="preserve"> que permitem que </w:t>
      </w:r>
      <w:r w:rsidR="00466D94" w:rsidRPr="00466D94">
        <w:rPr>
          <w:rFonts w:ascii="Arial" w:hAnsi="Arial" w:cs="Arial"/>
          <w:i/>
          <w:rPrChange w:id="260" w:author="Dr Weimar" w:date="2017-04-19T11:37:00Z">
            <w:rPr>
              <w:rFonts w:ascii="Arial" w:hAnsi="Arial" w:cs="Arial"/>
              <w:b/>
              <w:sz w:val="28"/>
              <w:szCs w:val="28"/>
              <w:lang w:eastAsia="zh-CN"/>
            </w:rPr>
          </w:rPrChange>
        </w:rPr>
        <w:t>Strings</w:t>
      </w:r>
      <w:r w:rsidR="00C325BC">
        <w:rPr>
          <w:rFonts w:ascii="Arial" w:hAnsi="Arial" w:cs="Arial"/>
        </w:rPr>
        <w:t>,</w:t>
      </w:r>
      <w:r>
        <w:rPr>
          <w:rFonts w:ascii="Arial" w:hAnsi="Arial" w:cs="Arial"/>
        </w:rPr>
        <w:t xml:space="preserve"> contendo sintaxes SQL</w:t>
      </w:r>
      <w:r w:rsidR="00C325BC">
        <w:rPr>
          <w:rFonts w:ascii="Arial" w:hAnsi="Arial" w:cs="Arial"/>
        </w:rPr>
        <w:t>,</w:t>
      </w:r>
      <w:r>
        <w:rPr>
          <w:rFonts w:ascii="Arial" w:hAnsi="Arial" w:cs="Arial"/>
        </w:rPr>
        <w:t xml:space="preserve"> sejam informadas para consultas.</w:t>
      </w:r>
      <w:r w:rsidR="00C325BC">
        <w:rPr>
          <w:rFonts w:ascii="Arial" w:hAnsi="Arial" w:cs="Arial"/>
        </w:rPr>
        <w:t>Des</w:t>
      </w:r>
      <w:ins w:id="261" w:author="Dr Weimar" w:date="2017-04-19T11:37:00Z">
        <w:r w:rsidR="00E87209">
          <w:rPr>
            <w:rFonts w:ascii="Arial" w:hAnsi="Arial" w:cs="Arial"/>
          </w:rPr>
          <w:t>s</w:t>
        </w:r>
      </w:ins>
      <w:del w:id="262" w:author="Dr Weimar" w:date="2017-04-19T11:37:00Z">
        <w:r w:rsidR="00C325BC" w:rsidDel="00E87209">
          <w:rPr>
            <w:rFonts w:ascii="Arial" w:hAnsi="Arial" w:cs="Arial"/>
          </w:rPr>
          <w:delText>t</w:delText>
        </w:r>
      </w:del>
      <w:r w:rsidR="00C325BC">
        <w:rPr>
          <w:rFonts w:ascii="Arial" w:hAnsi="Arial" w:cs="Arial"/>
        </w:rPr>
        <w:t>a forma</w:t>
      </w:r>
      <w:r w:rsidR="00393B41">
        <w:rPr>
          <w:rFonts w:ascii="Arial" w:hAnsi="Arial" w:cs="Arial"/>
        </w:rPr>
        <w:t xml:space="preserve">, sempre que houver a necessidade </w:t>
      </w:r>
      <w:r w:rsidR="00C325BC">
        <w:rPr>
          <w:rFonts w:ascii="Arial" w:hAnsi="Arial" w:cs="Arial"/>
        </w:rPr>
        <w:t xml:space="preserve">de escritas </w:t>
      </w:r>
      <w:r w:rsidR="00393B41">
        <w:rPr>
          <w:rFonts w:ascii="Arial" w:hAnsi="Arial" w:cs="Arial"/>
        </w:rPr>
        <w:t>SQL, será necessário a criaçã</w:t>
      </w:r>
      <w:r w:rsidR="00C325BC">
        <w:rPr>
          <w:rFonts w:ascii="Arial" w:hAnsi="Arial" w:cs="Arial"/>
        </w:rPr>
        <w:t>o de uma nova classe que es</w:t>
      </w:r>
      <w:r w:rsidR="00393B41">
        <w:rPr>
          <w:rFonts w:ascii="Arial" w:hAnsi="Arial" w:cs="Arial"/>
        </w:rPr>
        <w:t xml:space="preserve">tenda as funcionalidades de SigmaDB, </w:t>
      </w:r>
      <w:r w:rsidR="00C325BC">
        <w:rPr>
          <w:rFonts w:ascii="Arial" w:hAnsi="Arial" w:cs="Arial"/>
        </w:rPr>
        <w:t>de forma que</w:t>
      </w:r>
      <w:ins w:id="263" w:author="Dr Weimar" w:date="2017-04-19T11:38:00Z">
        <w:r w:rsidR="00E87209">
          <w:rPr>
            <w:rFonts w:ascii="Arial" w:hAnsi="Arial" w:cs="Arial"/>
          </w:rPr>
          <w:t xml:space="preserve"> </w:t>
        </w:r>
      </w:ins>
      <w:r w:rsidR="00C325BC">
        <w:rPr>
          <w:rFonts w:ascii="Arial" w:hAnsi="Arial" w:cs="Arial"/>
        </w:rPr>
        <w:t xml:space="preserve">sintaxes SQL sejam inseridas e executadas </w:t>
      </w:r>
      <w:r w:rsidR="000B04F1">
        <w:rPr>
          <w:rFonts w:ascii="Arial" w:hAnsi="Arial" w:cs="Arial"/>
        </w:rPr>
        <w:t>por meio desta nova classe</w:t>
      </w:r>
      <w:r w:rsidR="000F7419">
        <w:rPr>
          <w:rFonts w:ascii="Arial" w:hAnsi="Arial" w:cs="Arial"/>
        </w:rPr>
        <w:t>, que possui as funcionalidades específicas de SigmaDB</w:t>
      </w:r>
      <w:r w:rsidR="00393B41">
        <w:rPr>
          <w:rFonts w:ascii="Arial" w:hAnsi="Arial" w:cs="Arial"/>
        </w:rPr>
        <w:t>.</w:t>
      </w:r>
    </w:p>
    <w:p w:rsidR="00BF38B6" w:rsidRDefault="00A00675" w:rsidP="001C4D33">
      <w:pPr>
        <w:spacing w:line="360" w:lineRule="auto"/>
        <w:ind w:firstLine="720"/>
        <w:jc w:val="both"/>
        <w:rPr>
          <w:rFonts w:ascii="Arial" w:hAnsi="Arial" w:cs="Arial"/>
        </w:rPr>
      </w:pPr>
      <w:r>
        <w:rPr>
          <w:rFonts w:ascii="Arial" w:hAnsi="Arial" w:cs="Arial"/>
        </w:rPr>
        <w:t>Da mesma forma que nos outros métodos</w:t>
      </w:r>
      <w:r w:rsidR="000B04F1">
        <w:rPr>
          <w:rFonts w:ascii="Arial" w:hAnsi="Arial" w:cs="Arial"/>
        </w:rPr>
        <w:t xml:space="preserve"> de consulta da ferramenta</w:t>
      </w:r>
      <w:r>
        <w:rPr>
          <w:rFonts w:ascii="Arial" w:hAnsi="Arial" w:cs="Arial"/>
        </w:rPr>
        <w:t>, a lista de objetos de retorno da consulta será sempre do mesmo tipo da instância informada como restrição</w:t>
      </w:r>
      <w:r w:rsidR="000B04F1">
        <w:rPr>
          <w:rFonts w:ascii="Arial" w:hAnsi="Arial" w:cs="Arial"/>
        </w:rPr>
        <w:t>.</w:t>
      </w:r>
      <w:r>
        <w:rPr>
          <w:rFonts w:ascii="Arial" w:hAnsi="Arial" w:cs="Arial"/>
        </w:rPr>
        <w:t xml:space="preserve"> Conforme podemos observar na figura 14, o método de pesquisa</w:t>
      </w:r>
      <w:r w:rsidR="000B04F1">
        <w:rPr>
          <w:rFonts w:ascii="Arial" w:hAnsi="Arial" w:cs="Arial"/>
        </w:rPr>
        <w:t xml:space="preserve"> (pesquisaPessoa)</w:t>
      </w:r>
      <w:r>
        <w:rPr>
          <w:rFonts w:ascii="Arial" w:hAnsi="Arial" w:cs="Arial"/>
        </w:rPr>
        <w:t xml:space="preserve"> retornará uma lista </w:t>
      </w:r>
      <w:r w:rsidR="000B04F1">
        <w:rPr>
          <w:rFonts w:ascii="Arial" w:hAnsi="Arial" w:cs="Arial"/>
        </w:rPr>
        <w:t>de objetos do tipo ContratoPessoa. Isto deve-se ao fato de que no código podemos ver que foi informada uma instância de Contrato</w:t>
      </w:r>
      <w:ins w:id="264" w:author="Dr Weimar" w:date="2017-04-19T11:38:00Z">
        <w:r w:rsidR="00896E8E">
          <w:rPr>
            <w:rFonts w:ascii="Arial" w:hAnsi="Arial" w:cs="Arial"/>
          </w:rPr>
          <w:t xml:space="preserve"> </w:t>
        </w:r>
      </w:ins>
      <w:r w:rsidR="000B04F1">
        <w:rPr>
          <w:rFonts w:ascii="Arial" w:hAnsi="Arial" w:cs="Arial"/>
        </w:rPr>
        <w:t>Pessoa para o método pesquisa</w:t>
      </w:r>
      <w:ins w:id="265" w:author="Dr Weimar" w:date="2017-04-19T11:38:00Z">
        <w:r w:rsidR="00896E8E">
          <w:rPr>
            <w:rFonts w:ascii="Arial" w:hAnsi="Arial" w:cs="Arial"/>
          </w:rPr>
          <w:t xml:space="preserve"> </w:t>
        </w:r>
      </w:ins>
      <w:r w:rsidR="000B04F1">
        <w:rPr>
          <w:rFonts w:ascii="Arial" w:hAnsi="Arial" w:cs="Arial"/>
        </w:rPr>
        <w:t>Tabela. Caso o programador passasse uma instância de Pessoa ou uma instância de Contrato, o método pesquisa</w:t>
      </w:r>
      <w:ins w:id="266" w:author="Dr Weimar" w:date="2017-04-19T11:38:00Z">
        <w:r w:rsidR="009C20DF">
          <w:rPr>
            <w:rFonts w:ascii="Arial" w:hAnsi="Arial" w:cs="Arial"/>
          </w:rPr>
          <w:t xml:space="preserve"> </w:t>
        </w:r>
      </w:ins>
      <w:r w:rsidR="000B04F1">
        <w:rPr>
          <w:rFonts w:ascii="Arial" w:hAnsi="Arial" w:cs="Arial"/>
        </w:rPr>
        <w:t xml:space="preserve">Tabela iria retornar uma listagem contendo respectivas instâncias, que presentariam o resultado da consulta realizada. </w:t>
      </w:r>
    </w:p>
    <w:p w:rsidR="00B10F10" w:rsidRPr="00BF38B6" w:rsidRDefault="00A00675" w:rsidP="00A3671A">
      <w:pPr>
        <w:rPr>
          <w:rFonts w:ascii="Arial" w:hAnsi="Arial" w:cs="Arial"/>
        </w:rPr>
      </w:pPr>
      <w:r w:rsidRPr="00A00675">
        <w:rPr>
          <w:rFonts w:ascii="Arial" w:hAnsi="Arial" w:cs="Arial"/>
          <w:noProof/>
        </w:rPr>
        <w:drawing>
          <wp:inline distT="0" distB="0" distL="0" distR="0">
            <wp:extent cx="6120130" cy="3810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10635"/>
                    </a:xfrm>
                    <a:prstGeom prst="rect">
                      <a:avLst/>
                    </a:prstGeom>
                  </pic:spPr>
                </pic:pic>
              </a:graphicData>
            </a:graphic>
          </wp:inline>
        </w:drawing>
      </w:r>
    </w:p>
    <w:p w:rsidR="00A3671A" w:rsidRDefault="00B10F10" w:rsidP="00C325BC">
      <w:pPr>
        <w:jc w:val="center"/>
        <w:rPr>
          <w:rFonts w:ascii="Arial" w:hAnsi="Arial" w:cs="Arial"/>
          <w:sz w:val="16"/>
          <w:szCs w:val="16"/>
        </w:rPr>
      </w:pPr>
      <w:r>
        <w:rPr>
          <w:rFonts w:ascii="Arial" w:hAnsi="Arial" w:cs="Arial"/>
          <w:sz w:val="16"/>
          <w:szCs w:val="16"/>
        </w:rPr>
        <w:t>Figura 14: Utilização de sintaxe SQL na ferramenta</w:t>
      </w:r>
    </w:p>
    <w:p w:rsidR="000F7419" w:rsidRDefault="000F7419" w:rsidP="00C325BC">
      <w:pPr>
        <w:jc w:val="center"/>
        <w:rPr>
          <w:rFonts w:ascii="Arial" w:hAnsi="Arial" w:cs="Arial"/>
          <w:sz w:val="16"/>
          <w:szCs w:val="16"/>
        </w:rPr>
      </w:pPr>
    </w:p>
    <w:p w:rsidR="000F7419" w:rsidRDefault="000F7419" w:rsidP="00C325BC">
      <w:pPr>
        <w:jc w:val="center"/>
        <w:rPr>
          <w:rFonts w:ascii="Arial" w:hAnsi="Arial" w:cs="Arial"/>
          <w:sz w:val="16"/>
          <w:szCs w:val="16"/>
        </w:rPr>
      </w:pPr>
    </w:p>
    <w:p w:rsidR="000F7419" w:rsidRDefault="000F7419" w:rsidP="00C325BC">
      <w:pPr>
        <w:jc w:val="center"/>
        <w:rPr>
          <w:rFonts w:ascii="Arial" w:hAnsi="Arial" w:cs="Arial"/>
          <w:sz w:val="16"/>
          <w:szCs w:val="16"/>
        </w:rPr>
      </w:pPr>
    </w:p>
    <w:p w:rsidR="000F7419" w:rsidRDefault="000F7419" w:rsidP="00C325BC">
      <w:pPr>
        <w:jc w:val="center"/>
        <w:rPr>
          <w:rFonts w:ascii="Arial" w:hAnsi="Arial" w:cs="Arial"/>
          <w:sz w:val="16"/>
          <w:szCs w:val="16"/>
        </w:rPr>
      </w:pPr>
    </w:p>
    <w:p w:rsidR="00994337" w:rsidRPr="00985130" w:rsidRDefault="00994337" w:rsidP="00994337">
      <w:pPr>
        <w:pStyle w:val="PargrafodaLista"/>
        <w:numPr>
          <w:ilvl w:val="0"/>
          <w:numId w:val="11"/>
        </w:numPr>
        <w:rPr>
          <w:rFonts w:ascii="Arial" w:hAnsi="Arial" w:cs="Arial"/>
          <w:b/>
          <w:sz w:val="24"/>
          <w:szCs w:val="24"/>
        </w:rPr>
      </w:pPr>
      <w:r w:rsidRPr="00985130">
        <w:rPr>
          <w:rFonts w:ascii="Arial" w:hAnsi="Arial" w:cs="Arial"/>
          <w:b/>
          <w:sz w:val="24"/>
          <w:szCs w:val="24"/>
        </w:rPr>
        <w:lastRenderedPageBreak/>
        <w:t>Persistência de dados:</w:t>
      </w:r>
    </w:p>
    <w:p w:rsidR="00EE18E8" w:rsidRDefault="00DD69DA">
      <w:pPr>
        <w:rPr>
          <w:rFonts w:ascii="Arial" w:hAnsi="Arial" w:cs="Arial"/>
        </w:rPr>
      </w:pPr>
      <w:r w:rsidRPr="00DD69DA">
        <w:rPr>
          <w:rFonts w:ascii="Arial" w:hAnsi="Arial" w:cs="Arial"/>
          <w:noProof/>
        </w:rPr>
        <w:drawing>
          <wp:inline distT="0" distB="0" distL="0" distR="0">
            <wp:extent cx="6076950" cy="262182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5241" cy="2703062"/>
                    </a:xfrm>
                    <a:prstGeom prst="rect">
                      <a:avLst/>
                    </a:prstGeom>
                  </pic:spPr>
                </pic:pic>
              </a:graphicData>
            </a:graphic>
          </wp:inline>
        </w:drawing>
      </w:r>
    </w:p>
    <w:p w:rsidR="002C2A71" w:rsidRDefault="002C2A71" w:rsidP="002C2A71">
      <w:pPr>
        <w:jc w:val="center"/>
        <w:rPr>
          <w:rFonts w:ascii="Arial" w:hAnsi="Arial" w:cs="Arial"/>
        </w:rPr>
      </w:pPr>
      <w:r>
        <w:rPr>
          <w:rFonts w:ascii="Arial" w:hAnsi="Arial" w:cs="Arial"/>
          <w:b/>
        </w:rPr>
        <w:tab/>
      </w:r>
      <w:r w:rsidR="00C325BC">
        <w:rPr>
          <w:rFonts w:ascii="Arial" w:hAnsi="Arial" w:cs="Arial"/>
          <w:sz w:val="16"/>
          <w:szCs w:val="16"/>
        </w:rPr>
        <w:t>Figura 15</w:t>
      </w:r>
      <w:r>
        <w:rPr>
          <w:rFonts w:ascii="Arial" w:hAnsi="Arial" w:cs="Arial"/>
          <w:sz w:val="16"/>
          <w:szCs w:val="16"/>
        </w:rPr>
        <w:t>: Estrutura de código de persistência de dados</w:t>
      </w:r>
    </w:p>
    <w:p w:rsidR="00985130" w:rsidRDefault="002C2A71" w:rsidP="00985130">
      <w:pPr>
        <w:spacing w:line="360" w:lineRule="auto"/>
        <w:rPr>
          <w:rFonts w:ascii="Arial" w:hAnsi="Arial" w:cs="Arial"/>
        </w:rPr>
      </w:pPr>
      <w:r>
        <w:rPr>
          <w:rFonts w:ascii="Arial" w:hAnsi="Arial" w:cs="Arial"/>
        </w:rPr>
        <w:tab/>
      </w:r>
    </w:p>
    <w:p w:rsidR="00C27F7F" w:rsidRDefault="002C2A71" w:rsidP="001C4D33">
      <w:pPr>
        <w:spacing w:line="360" w:lineRule="auto"/>
        <w:ind w:firstLine="720"/>
        <w:jc w:val="both"/>
        <w:rPr>
          <w:rFonts w:ascii="Arial" w:hAnsi="Arial" w:cs="Arial"/>
        </w:rPr>
      </w:pPr>
      <w:r>
        <w:rPr>
          <w:rFonts w:ascii="Arial" w:hAnsi="Arial" w:cs="Arial"/>
        </w:rPr>
        <w:t>Da mesma maneira que as consultas, persistências de dados no SigmaDB possuem um ponto único de requisição, confor</w:t>
      </w:r>
      <w:r w:rsidR="00C27F7F">
        <w:rPr>
          <w:rFonts w:ascii="Arial" w:hAnsi="Arial" w:cs="Arial"/>
        </w:rPr>
        <w:t>me podemos observar na figura 15</w:t>
      </w:r>
      <w:r>
        <w:rPr>
          <w:rFonts w:ascii="Arial" w:hAnsi="Arial" w:cs="Arial"/>
        </w:rPr>
        <w:t>. A chamada ao método “applyUpdateTableMaster” é um ponto único de requisições a persistências de registros em tabelas. Essa estrutura</w:t>
      </w:r>
      <w:r w:rsidR="00F3656E">
        <w:rPr>
          <w:rFonts w:ascii="Arial" w:hAnsi="Arial" w:cs="Arial"/>
        </w:rPr>
        <w:t xml:space="preserve">, conforme podemos ver no comentário do código fonte, é capaz de realizar qualquer tipo de persistência, seja ela um </w:t>
      </w:r>
      <w:r w:rsidR="00F3656E" w:rsidRPr="00F3656E">
        <w:rPr>
          <w:rFonts w:ascii="Arial" w:hAnsi="Arial" w:cs="Arial"/>
          <w:i/>
        </w:rPr>
        <w:t>Insert, Update</w:t>
      </w:r>
      <w:r w:rsidR="00F3656E">
        <w:rPr>
          <w:rFonts w:ascii="Arial" w:hAnsi="Arial" w:cs="Arial"/>
        </w:rPr>
        <w:t xml:space="preserve"> ou </w:t>
      </w:r>
      <w:r w:rsidR="00F3656E" w:rsidRPr="00F3656E">
        <w:rPr>
          <w:rFonts w:ascii="Arial" w:hAnsi="Arial" w:cs="Arial"/>
          <w:i/>
        </w:rPr>
        <w:t>Delete</w:t>
      </w:r>
      <w:r w:rsidR="00F3656E">
        <w:rPr>
          <w:rFonts w:ascii="Arial" w:hAnsi="Arial" w:cs="Arial"/>
        </w:rPr>
        <w:t xml:space="preserve">. Por meio do </w:t>
      </w:r>
      <w:r w:rsidR="00F3656E" w:rsidRPr="00F3656E">
        <w:rPr>
          <w:rFonts w:ascii="Arial" w:hAnsi="Arial" w:cs="Arial"/>
          <w:i/>
        </w:rPr>
        <w:t>enumerator</w:t>
      </w:r>
      <w:ins w:id="267" w:author="Dr Weimar" w:date="2017-04-19T11:39:00Z">
        <w:r w:rsidR="00365FE0">
          <w:rPr>
            <w:rFonts w:ascii="Arial" w:hAnsi="Arial" w:cs="Arial"/>
            <w:i/>
          </w:rPr>
          <w:t xml:space="preserve"> </w:t>
        </w:r>
      </w:ins>
      <w:r w:rsidR="00F3656E">
        <w:rPr>
          <w:rFonts w:ascii="Arial" w:hAnsi="Arial" w:cs="Arial"/>
        </w:rPr>
        <w:t xml:space="preserve">TypeOperation, o programador deverá escolher se ele deseja que a ferramenta realize um </w:t>
      </w:r>
      <w:r w:rsidR="00F3656E" w:rsidRPr="00F3656E">
        <w:rPr>
          <w:rFonts w:ascii="Arial" w:hAnsi="Arial" w:cs="Arial"/>
          <w:i/>
        </w:rPr>
        <w:t>Insert, Update</w:t>
      </w:r>
      <w:r w:rsidR="00F3656E">
        <w:rPr>
          <w:rFonts w:ascii="Arial" w:hAnsi="Arial" w:cs="Arial"/>
        </w:rPr>
        <w:t xml:space="preserve"> ou </w:t>
      </w:r>
      <w:r w:rsidR="00F3656E" w:rsidRPr="00F3656E">
        <w:rPr>
          <w:rFonts w:ascii="Arial" w:hAnsi="Arial" w:cs="Arial"/>
          <w:i/>
        </w:rPr>
        <w:t>Delete</w:t>
      </w:r>
      <w:r w:rsidR="00C27F7F">
        <w:rPr>
          <w:rFonts w:ascii="Arial" w:hAnsi="Arial" w:cs="Arial"/>
        </w:rPr>
        <w:t xml:space="preserve"> no registro informado</w:t>
      </w:r>
      <w:r w:rsidR="00F3656E">
        <w:rPr>
          <w:rFonts w:ascii="Arial" w:hAnsi="Arial" w:cs="Arial"/>
        </w:rPr>
        <w:t>.</w:t>
      </w:r>
    </w:p>
    <w:p w:rsidR="00F3656E" w:rsidRPr="00C27F7F" w:rsidRDefault="00C27F7F" w:rsidP="001C4D33">
      <w:pPr>
        <w:spacing w:line="360" w:lineRule="auto"/>
        <w:jc w:val="both"/>
        <w:rPr>
          <w:rFonts w:ascii="Arial" w:hAnsi="Arial" w:cs="Arial"/>
        </w:rPr>
      </w:pPr>
      <w:r>
        <w:rPr>
          <w:rFonts w:ascii="Arial" w:hAnsi="Arial" w:cs="Arial"/>
        </w:rPr>
        <w:tab/>
        <w:t>Ainda na figura 15</w:t>
      </w:r>
      <w:ins w:id="268" w:author="Dr Weimar" w:date="2017-04-19T11:40:00Z">
        <w:r w:rsidR="00365FE0">
          <w:rPr>
            <w:rFonts w:ascii="Arial" w:hAnsi="Arial" w:cs="Arial"/>
          </w:rPr>
          <w:t>,</w:t>
        </w:r>
      </w:ins>
      <w:r>
        <w:rPr>
          <w:rFonts w:ascii="Arial" w:hAnsi="Arial" w:cs="Arial"/>
        </w:rPr>
        <w:t xml:space="preserve"> podemos ver que antes de realizar a persistência de dados, a ferramenta obriga ao programador que uma conexão com o banco seja aberta. Is</w:t>
      </w:r>
      <w:ins w:id="269" w:author="Dr Weimar" w:date="2017-04-19T11:40:00Z">
        <w:r w:rsidR="00DF181D">
          <w:rPr>
            <w:rFonts w:ascii="Arial" w:hAnsi="Arial" w:cs="Arial"/>
          </w:rPr>
          <w:t>s</w:t>
        </w:r>
      </w:ins>
      <w:del w:id="270" w:author="Dr Weimar" w:date="2017-04-19T11:40:00Z">
        <w:r w:rsidDel="00DF181D">
          <w:rPr>
            <w:rFonts w:ascii="Arial" w:hAnsi="Arial" w:cs="Arial"/>
          </w:rPr>
          <w:delText>t</w:delText>
        </w:r>
      </w:del>
      <w:r>
        <w:rPr>
          <w:rFonts w:ascii="Arial" w:hAnsi="Arial" w:cs="Arial"/>
        </w:rPr>
        <w:t>o ocorre devido ao fato de que o programador terá a liberdade de manipular a conexão a sua vontade. A SigmaDB possui o método concluir</w:t>
      </w:r>
      <w:ins w:id="271" w:author="Dr Weimar" w:date="2017-04-19T11:40:00Z">
        <w:r w:rsidR="00DF181D">
          <w:rPr>
            <w:rFonts w:ascii="Arial" w:hAnsi="Arial" w:cs="Arial"/>
          </w:rPr>
          <w:t xml:space="preserve"> </w:t>
        </w:r>
      </w:ins>
      <w:r>
        <w:rPr>
          <w:rFonts w:ascii="Arial" w:hAnsi="Arial" w:cs="Arial"/>
        </w:rPr>
        <w:t xml:space="preserve">Conexao que realiza o </w:t>
      </w:r>
      <w:r w:rsidRPr="00C27F7F">
        <w:rPr>
          <w:rFonts w:ascii="Arial" w:hAnsi="Arial" w:cs="Arial"/>
          <w:i/>
        </w:rPr>
        <w:t>commit</w:t>
      </w:r>
      <w:r>
        <w:rPr>
          <w:rFonts w:ascii="Arial" w:hAnsi="Arial" w:cs="Arial"/>
        </w:rPr>
        <w:t xml:space="preserve"> de uma trans</w:t>
      </w:r>
      <w:ins w:id="272" w:author="Dr Weimar" w:date="2017-04-19T11:44:00Z">
        <w:r w:rsidR="003514CF">
          <w:rPr>
            <w:rFonts w:ascii="Arial" w:hAnsi="Arial" w:cs="Arial"/>
          </w:rPr>
          <w:t>a</w:t>
        </w:r>
      </w:ins>
      <w:r>
        <w:rPr>
          <w:rFonts w:ascii="Arial" w:hAnsi="Arial" w:cs="Arial"/>
        </w:rPr>
        <w:t>ção com o banco, assim como podemos ver na figura 7, a ferramenta também possui o método abortar</w:t>
      </w:r>
      <w:ins w:id="273" w:author="Dr Weimar" w:date="2017-04-19T11:45:00Z">
        <w:r w:rsidR="00166F5B">
          <w:rPr>
            <w:rFonts w:ascii="Arial" w:hAnsi="Arial" w:cs="Arial"/>
          </w:rPr>
          <w:t xml:space="preserve"> </w:t>
        </w:r>
      </w:ins>
      <w:r>
        <w:rPr>
          <w:rFonts w:ascii="Arial" w:hAnsi="Arial" w:cs="Arial"/>
        </w:rPr>
        <w:t xml:space="preserve">Conexao que realiza o </w:t>
      </w:r>
      <w:r w:rsidRPr="00C27F7F">
        <w:rPr>
          <w:rFonts w:ascii="Arial" w:hAnsi="Arial" w:cs="Arial"/>
          <w:i/>
        </w:rPr>
        <w:t>rollback</w:t>
      </w:r>
      <w:r>
        <w:rPr>
          <w:rFonts w:ascii="Arial" w:hAnsi="Arial" w:cs="Arial"/>
        </w:rPr>
        <w:t xml:space="preserve"> de todas as persistências realizadas na conexão aberta.</w:t>
      </w:r>
    </w:p>
    <w:p w:rsidR="00D03E65" w:rsidRDefault="007567A0" w:rsidP="001C4D33">
      <w:pPr>
        <w:spacing w:line="360" w:lineRule="auto"/>
        <w:ind w:firstLine="720"/>
        <w:jc w:val="both"/>
        <w:rPr>
          <w:rFonts w:ascii="Arial" w:hAnsi="Arial" w:cs="Arial"/>
        </w:rPr>
      </w:pPr>
      <w:r>
        <w:rPr>
          <w:rFonts w:ascii="Arial" w:hAnsi="Arial" w:cs="Arial"/>
        </w:rPr>
        <w:t xml:space="preserve">Ao persistir qualquer registro de alguma tabela do banco, a estrutura do SigmaDB gera automaticamente toda a estrutura de auditoria e versionamento de dados, se esse estiver habilitado no arquivo de configuração. Ao analisarmos a figura </w:t>
      </w:r>
      <w:r w:rsidR="00C27F7F">
        <w:rPr>
          <w:rFonts w:ascii="Arial" w:hAnsi="Arial" w:cs="Arial"/>
        </w:rPr>
        <w:t>15</w:t>
      </w:r>
      <w:r>
        <w:rPr>
          <w:rFonts w:ascii="Arial" w:hAnsi="Arial" w:cs="Arial"/>
        </w:rPr>
        <w:t>, podemos ver que sempre que algo é solicitado ao banco, é exigido uma conexão ativa. Essa conexão que ele solicita tem a função de servir de mapeamento para transação.</w:t>
      </w:r>
      <w:r w:rsidR="004D5A00">
        <w:rPr>
          <w:rFonts w:ascii="Arial" w:hAnsi="Arial" w:cs="Arial"/>
        </w:rPr>
        <w:t xml:space="preserve"> Caso a opção de geração de </w:t>
      </w:r>
      <w:r w:rsidR="00466D94" w:rsidRPr="00466D94">
        <w:rPr>
          <w:rFonts w:ascii="Arial" w:hAnsi="Arial" w:cs="Arial"/>
          <w:i/>
          <w:color w:val="000000" w:themeColor="text1"/>
          <w:rPrChange w:id="274" w:author="Dr Weimar" w:date="2017-04-19T11:46:00Z">
            <w:rPr>
              <w:rFonts w:ascii="Arial" w:hAnsi="Arial" w:cs="Arial"/>
              <w:b/>
              <w:sz w:val="28"/>
              <w:szCs w:val="28"/>
              <w:lang w:eastAsia="zh-CN"/>
            </w:rPr>
          </w:rPrChange>
        </w:rPr>
        <w:t>log</w:t>
      </w:r>
      <w:r w:rsidR="00466D94" w:rsidRPr="00466D94">
        <w:rPr>
          <w:rFonts w:ascii="Arial" w:hAnsi="Arial" w:cs="Arial"/>
          <w:color w:val="FF0000"/>
          <w:rPrChange w:id="275" w:author="Dr Weimar" w:date="2017-04-19T11:46:00Z">
            <w:rPr>
              <w:rFonts w:ascii="Arial" w:hAnsi="Arial" w:cs="Arial"/>
              <w:b/>
              <w:sz w:val="28"/>
              <w:szCs w:val="28"/>
              <w:lang w:eastAsia="zh-CN"/>
            </w:rPr>
          </w:rPrChange>
        </w:rPr>
        <w:t xml:space="preserve"> </w:t>
      </w:r>
      <w:r w:rsidR="004D5A00">
        <w:rPr>
          <w:rFonts w:ascii="Arial" w:hAnsi="Arial" w:cs="Arial"/>
        </w:rPr>
        <w:t xml:space="preserve">da ferramenta esteja ativa, a ferramenta obriga ao programador que ele </w:t>
      </w:r>
      <w:r w:rsidR="004D5A00">
        <w:rPr>
          <w:rFonts w:ascii="Arial" w:hAnsi="Arial" w:cs="Arial"/>
        </w:rPr>
        <w:lastRenderedPageBreak/>
        <w:t xml:space="preserve">informe um nome de usuário que está requisitando a persistência no objeto de conexão ativa com o banco. Existe a possibilidade do programador informar, neste mesmo objeto, </w:t>
      </w:r>
      <w:r w:rsidR="00C27F7F">
        <w:rPr>
          <w:rFonts w:ascii="Arial" w:hAnsi="Arial" w:cs="Arial"/>
        </w:rPr>
        <w:t xml:space="preserve">o local </w:t>
      </w:r>
      <w:r w:rsidR="004D5A00">
        <w:rPr>
          <w:rFonts w:ascii="Arial" w:hAnsi="Arial" w:cs="Arial"/>
        </w:rPr>
        <w:t xml:space="preserve">de onde a requisição </w:t>
      </w:r>
      <w:r w:rsidR="00C27F7F">
        <w:rPr>
          <w:rFonts w:ascii="Arial" w:hAnsi="Arial" w:cs="Arial"/>
        </w:rPr>
        <w:t>partiu</w:t>
      </w:r>
      <w:r w:rsidR="004D5A00">
        <w:rPr>
          <w:rFonts w:ascii="Arial" w:hAnsi="Arial" w:cs="Arial"/>
        </w:rPr>
        <w:t>. Por exemplo o nome de uma página ou tela. Caso ele não informe a ferramenta irá pegar o nome do método de onde partiu a chamada de persistência e irá inclui-l</w:t>
      </w:r>
      <w:r w:rsidR="00C27F7F">
        <w:rPr>
          <w:rFonts w:ascii="Arial" w:hAnsi="Arial" w:cs="Arial"/>
        </w:rPr>
        <w:t>o</w:t>
      </w:r>
      <w:r w:rsidR="004D5A00">
        <w:rPr>
          <w:rFonts w:ascii="Arial" w:hAnsi="Arial" w:cs="Arial"/>
        </w:rPr>
        <w:t xml:space="preserve"> no log.</w:t>
      </w:r>
    </w:p>
    <w:p w:rsidR="00985130" w:rsidRDefault="00985130" w:rsidP="00F3656E">
      <w:pPr>
        <w:ind w:firstLine="720"/>
        <w:rPr>
          <w:rFonts w:ascii="Arial" w:hAnsi="Arial" w:cs="Arial"/>
        </w:rPr>
      </w:pPr>
    </w:p>
    <w:p w:rsidR="00D03E65" w:rsidRDefault="003214AB">
      <w:pPr>
        <w:rPr>
          <w:rFonts w:ascii="Arial" w:hAnsi="Arial" w:cs="Arial"/>
          <w:lang w:val="en-US"/>
        </w:rPr>
      </w:pPr>
      <w:r w:rsidRPr="003214AB">
        <w:rPr>
          <w:rFonts w:ascii="Arial" w:hAnsi="Arial" w:cs="Arial"/>
          <w:noProof/>
        </w:rPr>
        <w:drawing>
          <wp:inline distT="0" distB="0" distL="0" distR="0">
            <wp:extent cx="6120130" cy="615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15315"/>
                    </a:xfrm>
                    <a:prstGeom prst="rect">
                      <a:avLst/>
                    </a:prstGeom>
                  </pic:spPr>
                </pic:pic>
              </a:graphicData>
            </a:graphic>
          </wp:inline>
        </w:drawing>
      </w:r>
    </w:p>
    <w:p w:rsidR="00D03E65" w:rsidRDefault="00C27F7F">
      <w:pPr>
        <w:jc w:val="center"/>
        <w:rPr>
          <w:rFonts w:ascii="Arial" w:hAnsi="Arial" w:cs="Arial"/>
          <w:sz w:val="16"/>
          <w:szCs w:val="16"/>
        </w:rPr>
      </w:pPr>
      <w:r>
        <w:rPr>
          <w:rFonts w:ascii="Arial" w:hAnsi="Arial" w:cs="Arial"/>
          <w:sz w:val="16"/>
          <w:szCs w:val="16"/>
        </w:rPr>
        <w:t>Figura 16</w:t>
      </w:r>
      <w:r w:rsidR="007567A0">
        <w:rPr>
          <w:rFonts w:ascii="Arial" w:hAnsi="Arial" w:cs="Arial"/>
          <w:sz w:val="16"/>
          <w:szCs w:val="16"/>
        </w:rPr>
        <w:t xml:space="preserve">: Exemplo de </w:t>
      </w:r>
      <w:r w:rsidR="003214AB">
        <w:rPr>
          <w:rFonts w:ascii="Arial" w:hAnsi="Arial" w:cs="Arial"/>
          <w:sz w:val="16"/>
          <w:szCs w:val="16"/>
        </w:rPr>
        <w:t>abertura de conexões</w:t>
      </w:r>
    </w:p>
    <w:p w:rsidR="00D03E65" w:rsidRDefault="00D03E65">
      <w:pPr>
        <w:rPr>
          <w:rFonts w:ascii="Arial" w:hAnsi="Arial" w:cs="Arial"/>
        </w:rPr>
      </w:pPr>
    </w:p>
    <w:p w:rsidR="00D03E65" w:rsidRDefault="007567A0" w:rsidP="00233C11">
      <w:pPr>
        <w:pStyle w:val="Ttulo3"/>
      </w:pPr>
      <w:bookmarkStart w:id="276" w:name="__RefHeading___Toc4043_990249200"/>
      <w:bookmarkStart w:id="277" w:name="_Toc479953309"/>
      <w:bookmarkEnd w:id="276"/>
      <w:r>
        <w:t>4.1.3 O Ambiente do Sistema</w:t>
      </w:r>
      <w:bookmarkEnd w:id="277"/>
    </w:p>
    <w:p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 xml:space="preserve">Por se tratar de uma ferramenta para o auxílio no desenvolvimento de sistemas, o </w:t>
      </w:r>
      <w:r w:rsidR="00F0623E" w:rsidRPr="00985130">
        <w:rPr>
          <w:rFonts w:ascii="Arial" w:hAnsi="Arial" w:cs="Arial"/>
          <w:i/>
          <w:sz w:val="24"/>
          <w:szCs w:val="24"/>
        </w:rPr>
        <w:t>f</w:t>
      </w:r>
      <w:r w:rsidRPr="00985130">
        <w:rPr>
          <w:rFonts w:ascii="Arial" w:hAnsi="Arial" w:cs="Arial"/>
          <w:i/>
          <w:sz w:val="24"/>
          <w:szCs w:val="24"/>
        </w:rPr>
        <w:t>ramework</w:t>
      </w:r>
      <w:r w:rsidRPr="00985130">
        <w:rPr>
          <w:rFonts w:ascii="Arial" w:hAnsi="Arial" w:cs="Arial"/>
          <w:sz w:val="24"/>
          <w:szCs w:val="24"/>
        </w:rPr>
        <w:t xml:space="preserve"> deverá ser utilizado por meio de IDEs de desenvolvimento para a tecnologia Java que proporcionem a utilização e importação de arquivos do tipo jar, que nada mais é do que um binário compactado de classes Java.</w:t>
      </w:r>
    </w:p>
    <w:p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atuará nas estruturas de código definidas pelo programador, cujas quais atendam todos os requisitos explicados anteriormente nos itens 3.1.2.1, 3.1.2.2 e 3.1.2.3.</w:t>
      </w:r>
    </w:p>
    <w:p w:rsidR="00D03E65" w:rsidRDefault="00D03E65">
      <w:pPr>
        <w:pStyle w:val="PargrafodaLista"/>
        <w:ind w:left="0"/>
        <w:rPr>
          <w:rFonts w:ascii="Arial" w:hAnsi="Arial" w:cs="Arial"/>
        </w:rPr>
      </w:pPr>
    </w:p>
    <w:p w:rsidR="00D03E65" w:rsidRDefault="007567A0" w:rsidP="00233C11">
      <w:pPr>
        <w:pStyle w:val="Ttulo3"/>
      </w:pPr>
      <w:bookmarkStart w:id="278" w:name="__RefHeading___Toc4045_990249200"/>
      <w:bookmarkStart w:id="279" w:name="_Toc479953310"/>
      <w:bookmarkEnd w:id="278"/>
      <w:r>
        <w:t>4.1.4 A definição do escopo</w:t>
      </w:r>
      <w:bookmarkEnd w:id="279"/>
    </w:p>
    <w:p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O objetivo deste projeto é apresentar uma ferramenta desenvolvida para a obtenção das características de agilidade, melhoria de estruturação de código e centralização de comandos relacionados a Banco de dados.</w:t>
      </w:r>
    </w:p>
    <w:p w:rsidR="00D03E65" w:rsidRPr="00985130" w:rsidDel="00445A58" w:rsidRDefault="002618E8" w:rsidP="001C4D33">
      <w:pPr>
        <w:pStyle w:val="PargrafodaLista"/>
        <w:spacing w:line="360" w:lineRule="auto"/>
        <w:ind w:left="0"/>
        <w:jc w:val="both"/>
        <w:rPr>
          <w:del w:id="280" w:author="Dr Weimar" w:date="2017-04-19T11:48:00Z"/>
          <w:rFonts w:ascii="Arial" w:hAnsi="Arial" w:cs="Arial"/>
          <w:sz w:val="24"/>
          <w:szCs w:val="24"/>
        </w:rPr>
      </w:pPr>
      <w:r w:rsidRPr="00985130">
        <w:rPr>
          <w:rFonts w:ascii="Arial" w:hAnsi="Arial" w:cs="Arial"/>
          <w:sz w:val="24"/>
          <w:szCs w:val="24"/>
        </w:rPr>
        <w:tab/>
        <w:t>A ferramenta deve</w:t>
      </w:r>
      <w:r w:rsidR="007567A0" w:rsidRPr="00985130">
        <w:rPr>
          <w:rFonts w:ascii="Arial" w:hAnsi="Arial" w:cs="Arial"/>
          <w:sz w:val="24"/>
          <w:szCs w:val="24"/>
        </w:rPr>
        <w:t xml:space="preserve"> ser flexível a qualquer ambiente de execução. Ou seja, deve ser independente do sistema operacional utilizado pela máquina em</w:t>
      </w:r>
      <w:r w:rsidRPr="00985130">
        <w:rPr>
          <w:rFonts w:ascii="Arial" w:hAnsi="Arial" w:cs="Arial"/>
          <w:sz w:val="24"/>
          <w:szCs w:val="24"/>
        </w:rPr>
        <w:t xml:space="preserve"> que ele estiver sendo executada</w:t>
      </w:r>
      <w:r w:rsidR="007567A0" w:rsidRPr="00985130">
        <w:rPr>
          <w:rFonts w:ascii="Arial" w:hAnsi="Arial" w:cs="Arial"/>
          <w:sz w:val="24"/>
          <w:szCs w:val="24"/>
        </w:rPr>
        <w:t xml:space="preserve">. </w:t>
      </w:r>
    </w:p>
    <w:p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O sistema </w:t>
      </w:r>
      <w:r w:rsidR="002618E8" w:rsidRPr="00985130">
        <w:rPr>
          <w:rFonts w:ascii="Arial" w:hAnsi="Arial" w:cs="Arial"/>
          <w:sz w:val="24"/>
          <w:szCs w:val="24"/>
        </w:rPr>
        <w:t>conta</w:t>
      </w:r>
      <w:r w:rsidRPr="00985130">
        <w:rPr>
          <w:rFonts w:ascii="Arial" w:hAnsi="Arial" w:cs="Arial"/>
          <w:sz w:val="24"/>
          <w:szCs w:val="24"/>
        </w:rPr>
        <w:t xml:space="preserve"> com as funcionalidades descritas abaixo:</w:t>
      </w:r>
    </w:p>
    <w:p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de consultas: A ferramenta </w:t>
      </w:r>
      <w:r w:rsidR="002618E8" w:rsidRPr="00985130">
        <w:rPr>
          <w:rFonts w:ascii="Arial" w:hAnsi="Arial" w:cs="Arial"/>
          <w:sz w:val="24"/>
          <w:szCs w:val="24"/>
        </w:rPr>
        <w:t>deve</w:t>
      </w:r>
      <w:r w:rsidRPr="00985130">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da persistência de dados: A ferramenta </w:t>
      </w:r>
      <w:r w:rsidR="002618E8" w:rsidRPr="00985130">
        <w:rPr>
          <w:rFonts w:ascii="Arial" w:hAnsi="Arial" w:cs="Arial"/>
          <w:sz w:val="24"/>
          <w:szCs w:val="24"/>
        </w:rPr>
        <w:t>deve</w:t>
      </w:r>
      <w:r w:rsidRPr="00985130">
        <w:rPr>
          <w:rFonts w:ascii="Arial" w:hAnsi="Arial" w:cs="Arial"/>
          <w:sz w:val="24"/>
          <w:szCs w:val="24"/>
        </w:rPr>
        <w:t xml:space="preserve"> ser capaz, por meio de uma estrutura única, salvar registros em qualquer tabela do banco;</w:t>
      </w:r>
    </w:p>
    <w:p w:rsidR="00D03E65" w:rsidRDefault="007567A0" w:rsidP="001C4D33">
      <w:pPr>
        <w:pStyle w:val="PargrafodaLista"/>
        <w:numPr>
          <w:ilvl w:val="0"/>
          <w:numId w:val="6"/>
        </w:numPr>
        <w:spacing w:line="360" w:lineRule="auto"/>
        <w:jc w:val="both"/>
        <w:rPr>
          <w:rFonts w:ascii="Arial" w:hAnsi="Arial" w:cs="Arial"/>
          <w:sz w:val="20"/>
          <w:szCs w:val="20"/>
        </w:rPr>
      </w:pPr>
      <w:r w:rsidRPr="00985130">
        <w:rPr>
          <w:rFonts w:ascii="Arial" w:hAnsi="Arial" w:cs="Arial"/>
          <w:sz w:val="24"/>
          <w:szCs w:val="24"/>
        </w:rPr>
        <w:lastRenderedPageBreak/>
        <w:t xml:space="preserve">Realização de auditoria e versionamento de dados: A ferramenta deverá ser capaz de registrar todo </w:t>
      </w:r>
      <w:r w:rsidR="00466D94" w:rsidRPr="00466D94">
        <w:rPr>
          <w:rFonts w:ascii="Arial" w:hAnsi="Arial" w:cs="Arial"/>
          <w:i/>
          <w:sz w:val="24"/>
          <w:szCs w:val="24"/>
          <w:rPrChange w:id="281" w:author="Dr Weimar" w:date="2017-04-19T11:49:00Z">
            <w:rPr>
              <w:rFonts w:ascii="Arial" w:eastAsia="SimSun" w:hAnsi="Arial" w:cs="Arial"/>
              <w:b/>
              <w:sz w:val="24"/>
              <w:szCs w:val="24"/>
            </w:rPr>
          </w:rPrChange>
        </w:rPr>
        <w:t>commit</w:t>
      </w:r>
      <w:r w:rsidRPr="00985130">
        <w:rPr>
          <w:rFonts w:ascii="Arial" w:hAnsi="Arial" w:cs="Arial"/>
          <w:sz w:val="24"/>
          <w:szCs w:val="24"/>
        </w:rPr>
        <w:t xml:space="preserve"> feito por ela no banco em forma de </w:t>
      </w:r>
      <w:r w:rsidR="00466D94" w:rsidRPr="00466D94">
        <w:rPr>
          <w:rFonts w:ascii="Arial" w:hAnsi="Arial" w:cs="Arial"/>
          <w:i/>
          <w:sz w:val="24"/>
          <w:szCs w:val="24"/>
          <w:rPrChange w:id="282" w:author="Dr Weimar" w:date="2017-04-19T11:50:00Z">
            <w:rPr>
              <w:rFonts w:ascii="Arial" w:eastAsia="SimSun" w:hAnsi="Arial" w:cs="Arial"/>
              <w:b/>
              <w:sz w:val="24"/>
              <w:szCs w:val="24"/>
            </w:rPr>
          </w:rPrChange>
        </w:rPr>
        <w:t>log,</w:t>
      </w:r>
      <w:r w:rsidRPr="00985130">
        <w:rPr>
          <w:rFonts w:ascii="Arial" w:hAnsi="Arial" w:cs="Arial"/>
          <w:sz w:val="24"/>
          <w:szCs w:val="24"/>
        </w:rPr>
        <w:t xml:space="preserve"> guardando data, usuário e o que foi alterado, inserido e/ou removido;</w:t>
      </w:r>
    </w:p>
    <w:p w:rsidR="00D03E65" w:rsidRDefault="00D03E65">
      <w:pPr>
        <w:pStyle w:val="PargrafodaLista"/>
        <w:ind w:left="0"/>
        <w:rPr>
          <w:rFonts w:ascii="Arial" w:hAnsi="Arial" w:cs="Arial"/>
          <w:b/>
          <w:sz w:val="28"/>
          <w:szCs w:val="28"/>
        </w:rPr>
      </w:pPr>
    </w:p>
    <w:p w:rsidR="00D03E65" w:rsidRDefault="007567A0">
      <w:pPr>
        <w:pStyle w:val="Ttulo2"/>
      </w:pPr>
      <w:bookmarkStart w:id="283" w:name="__RefHeading___Toc4047_990249200"/>
      <w:bookmarkStart w:id="284" w:name="_Toc479953311"/>
      <w:bookmarkEnd w:id="283"/>
      <w:r>
        <w:t>4.2 Motivação para o novo sistema</w:t>
      </w:r>
      <w:bookmarkEnd w:id="284"/>
    </w:p>
    <w:p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00466D94" w:rsidRPr="00466D94">
        <w:rPr>
          <w:rFonts w:ascii="Arial" w:hAnsi="Arial" w:cs="Arial"/>
          <w:i/>
          <w:sz w:val="24"/>
          <w:szCs w:val="24"/>
          <w:rPrChange w:id="285" w:author="Dr Weimar" w:date="2017-04-19T11:50:00Z">
            <w:rPr>
              <w:rFonts w:ascii="Arial" w:eastAsia="SimSun" w:hAnsi="Arial" w:cs="Arial"/>
              <w:b/>
              <w:sz w:val="24"/>
              <w:szCs w:val="24"/>
            </w:rPr>
          </w:rPrChange>
        </w:rPr>
        <w:t>software</w:t>
      </w:r>
      <w:r w:rsidRPr="00985130">
        <w:rPr>
          <w:rFonts w:ascii="Arial" w:hAnsi="Arial" w:cs="Arial"/>
          <w:sz w:val="24"/>
          <w:szCs w:val="24"/>
        </w:rPr>
        <w:t xml:space="preserve"> conseguisse agilidade em seu trabalho.</w:t>
      </w:r>
    </w:p>
    <w:p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A empresa tem em sua necessidade principal fazer com que seus programadores não percam tempo desenvolvendo instruções de banco para serem executadas. </w:t>
      </w:r>
      <w:r w:rsidR="00614D49" w:rsidRPr="00985130">
        <w:rPr>
          <w:rFonts w:ascii="Arial" w:hAnsi="Arial" w:cs="Arial"/>
          <w:sz w:val="24"/>
          <w:szCs w:val="24"/>
        </w:rPr>
        <w:t>Seu interesse metodológico é voltado para que seus programadores foquem sua atenção para as regras de negócio de suas aplicações enquanto que a necessidades de tratamentos de transações sejam mantidas pela ferramenta.</w:t>
      </w:r>
    </w:p>
    <w:p w:rsidR="00D03E65" w:rsidRDefault="007567A0">
      <w:pPr>
        <w:pStyle w:val="Ttulo2"/>
      </w:pPr>
      <w:bookmarkStart w:id="286" w:name="__RefHeading___Toc4049_990249200"/>
      <w:bookmarkStart w:id="287" w:name="_Toc479953312"/>
      <w:bookmarkEnd w:id="286"/>
      <w:r>
        <w:t>4.3 Situação desejada</w:t>
      </w:r>
      <w:bookmarkEnd w:id="287"/>
    </w:p>
    <w:p w:rsidR="00D03E65" w:rsidRDefault="007567A0" w:rsidP="001C4D33">
      <w:pPr>
        <w:spacing w:line="360" w:lineRule="auto"/>
        <w:jc w:val="both"/>
        <w:rPr>
          <w:rFonts w:ascii="Arial" w:hAnsi="Arial" w:cs="Arial"/>
          <w:sz w:val="20"/>
          <w:szCs w:val="20"/>
        </w:rPr>
      </w:pPr>
      <w:r>
        <w:rPr>
          <w:rFonts w:ascii="Arial" w:hAnsi="Arial" w:cs="Arial"/>
        </w:rPr>
        <w:tab/>
        <w:t>A ferramenta desenvolvida deverá atender as expectativas dos programadores que a utilizarão</w:t>
      </w:r>
      <w:r w:rsidR="000572A4">
        <w:rPr>
          <w:rFonts w:ascii="Arial" w:hAnsi="Arial" w:cs="Arial"/>
        </w:rPr>
        <w:t xml:space="preserve"> de maneira que ess</w:t>
      </w:r>
      <w:r>
        <w:rPr>
          <w:rFonts w:ascii="Arial" w:hAnsi="Arial" w:cs="Arial"/>
        </w:rPr>
        <w:t>es</w:t>
      </w:r>
      <w:r w:rsidR="000572A4">
        <w:rPr>
          <w:rFonts w:ascii="Arial" w:hAnsi="Arial" w:cs="Arial"/>
        </w:rPr>
        <w:t>,</w:t>
      </w:r>
      <w:r>
        <w:rPr>
          <w:rFonts w:ascii="Arial" w:hAnsi="Arial" w:cs="Arial"/>
        </w:rPr>
        <w:t xml:space="preserve"> por intermédio dela</w:t>
      </w:r>
      <w:r w:rsidR="000572A4">
        <w:rPr>
          <w:rFonts w:ascii="Arial" w:hAnsi="Arial" w:cs="Arial"/>
        </w:rPr>
        <w:t>,</w:t>
      </w:r>
      <w:r>
        <w:rPr>
          <w:rFonts w:ascii="Arial" w:hAnsi="Arial" w:cs="Arial"/>
        </w:rPr>
        <w:t xml:space="preserve"> consigam construir códigos menos complexos, mais coesos, acoplados e principalmente</w:t>
      </w:r>
      <w:r w:rsidR="000572A4">
        <w:rPr>
          <w:rFonts w:ascii="Arial" w:hAnsi="Arial" w:cs="Arial"/>
        </w:rPr>
        <w:t xml:space="preserve"> que</w:t>
      </w:r>
      <w:r>
        <w:rPr>
          <w:rFonts w:ascii="Arial" w:hAnsi="Arial" w:cs="Arial"/>
        </w:rPr>
        <w:t xml:space="preserve"> ganhem um</w:t>
      </w:r>
      <w:r w:rsidR="000572A4">
        <w:rPr>
          <w:rFonts w:ascii="Arial" w:hAnsi="Arial" w:cs="Arial"/>
        </w:rPr>
        <w:t>a grande velocidade de trabalho</w:t>
      </w:r>
      <w:r>
        <w:rPr>
          <w:rFonts w:ascii="Arial" w:hAnsi="Arial" w:cs="Arial"/>
        </w:rPr>
        <w:t xml:space="preserve"> não perdendo mais tempo com desenvolvimento de </w:t>
      </w:r>
      <w:r w:rsidR="000572A4">
        <w:rPr>
          <w:rFonts w:ascii="Arial" w:hAnsi="Arial" w:cs="Arial"/>
        </w:rPr>
        <w:t>estruturas de trabalho para</w:t>
      </w:r>
      <w:r>
        <w:rPr>
          <w:rFonts w:ascii="Arial" w:hAnsi="Arial" w:cs="Arial"/>
        </w:rPr>
        <w:t xml:space="preserve"> SQ</w:t>
      </w:r>
      <w:r w:rsidR="000572A4">
        <w:rPr>
          <w:rFonts w:ascii="Arial" w:hAnsi="Arial" w:cs="Arial"/>
        </w:rPr>
        <w:t>L</w:t>
      </w:r>
      <w:r w:rsidR="00985130">
        <w:rPr>
          <w:rFonts w:ascii="Arial" w:hAnsi="Arial" w:cs="Arial"/>
        </w:rPr>
        <w:t>.</w:t>
      </w:r>
    </w:p>
    <w:p w:rsidR="00D03E65" w:rsidRDefault="007567A0">
      <w:pPr>
        <w:pStyle w:val="Ttulo1"/>
        <w:rPr>
          <w:ins w:id="288" w:author="Dr Weimar" w:date="2017-04-19T11:52:00Z"/>
        </w:rPr>
      </w:pPr>
      <w:bookmarkStart w:id="289" w:name="__RefHeading___Toc4053_990249200"/>
      <w:bookmarkStart w:id="290" w:name="_Toc479953314"/>
      <w:bookmarkEnd w:id="289"/>
      <w:r>
        <w:t>5. O Sistema Proposto</w:t>
      </w:r>
      <w:bookmarkEnd w:id="290"/>
    </w:p>
    <w:p w:rsidR="00F66A2C" w:rsidRDefault="005535B3">
      <w:pPr>
        <w:pStyle w:val="Corpodetexto"/>
        <w:pPrChange w:id="291" w:author="Dr Weimar" w:date="2017-04-19T11:52:00Z">
          <w:pPr>
            <w:pStyle w:val="Ttulo1"/>
          </w:pPr>
        </w:pPrChange>
      </w:pPr>
      <w:ins w:id="292" w:author="Dr Weimar" w:date="2017-04-19T11:52:00Z">
        <w:r>
          <w:t>Introdução</w:t>
        </w:r>
      </w:ins>
      <w:ins w:id="293" w:author="Dr Weimar" w:date="2017-04-19T11:53:00Z">
        <w:r>
          <w:t xml:space="preserve"> ( Entre um item e outro tem que ter algo escrito)</w:t>
        </w:r>
      </w:ins>
    </w:p>
    <w:p w:rsidR="00D03E65" w:rsidRDefault="007567A0">
      <w:pPr>
        <w:pStyle w:val="Ttulo2"/>
        <w:rPr>
          <w:ins w:id="294" w:author="Dr Weimar" w:date="2017-04-19T11:52:00Z"/>
        </w:rPr>
      </w:pPr>
      <w:bookmarkStart w:id="295" w:name="__RefHeading___Toc4055_990249200"/>
      <w:bookmarkStart w:id="296" w:name="_Toc479953315"/>
      <w:bookmarkEnd w:id="295"/>
      <w:r>
        <w:t>5.1 Lista de Requisitos do Sistema</w:t>
      </w:r>
      <w:bookmarkEnd w:id="296"/>
    </w:p>
    <w:p w:rsidR="00F66A2C" w:rsidRDefault="005535B3">
      <w:pPr>
        <w:pStyle w:val="Corpodetexto"/>
        <w:pPrChange w:id="297" w:author="Dr Weimar" w:date="2017-04-19T11:52:00Z">
          <w:pPr>
            <w:pStyle w:val="Ttulo2"/>
          </w:pPr>
        </w:pPrChange>
      </w:pPr>
      <w:ins w:id="298" w:author="Dr Weimar" w:date="2017-04-19T11:53:00Z">
        <w:r>
          <w:t>Introdução ( Entre um item e outro tem que ter algo escrito)</w:t>
        </w:r>
      </w:ins>
    </w:p>
    <w:p w:rsidR="00D03E65" w:rsidRPr="001C4D33" w:rsidRDefault="007567A0" w:rsidP="00E6615F">
      <w:pPr>
        <w:pStyle w:val="Ttulo3"/>
        <w:rPr>
          <w:rFonts w:cs="Arial"/>
        </w:rPr>
      </w:pPr>
      <w:bookmarkStart w:id="299" w:name="__RefHeading___Toc4057_990249200"/>
      <w:bookmarkStart w:id="300" w:name="_Toc479953316"/>
      <w:bookmarkEnd w:id="299"/>
      <w:r>
        <w:t>5.1.1 Requisitos Funcionais</w:t>
      </w:r>
      <w:bookmarkEnd w:id="300"/>
    </w:p>
    <w:p w:rsidR="00D03E65" w:rsidRPr="00985130" w:rsidRDefault="007567A0" w:rsidP="001C4D33">
      <w:pPr>
        <w:pStyle w:val="PargrafodaLista"/>
        <w:spacing w:line="360" w:lineRule="auto"/>
        <w:ind w:left="0"/>
        <w:jc w:val="both"/>
        <w:rPr>
          <w:sz w:val="24"/>
          <w:szCs w:val="24"/>
        </w:rPr>
      </w:pPr>
      <w:r>
        <w:rPr>
          <w:rFonts w:ascii="Arial" w:hAnsi="Arial" w:cs="Arial"/>
          <w:sz w:val="28"/>
          <w:szCs w:val="28"/>
        </w:rPr>
        <w:tab/>
      </w:r>
      <w:r w:rsidRPr="00985130">
        <w:rPr>
          <w:rFonts w:ascii="Arial" w:hAnsi="Arial" w:cs="Arial"/>
          <w:sz w:val="24"/>
          <w:szCs w:val="24"/>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985130">
        <w:rPr>
          <w:rFonts w:ascii="Arial" w:hAnsi="Arial" w:cs="Arial"/>
          <w:sz w:val="24"/>
          <w:szCs w:val="24"/>
        </w:rPr>
        <w:t xml:space="preserve">. </w:t>
      </w:r>
      <w:r w:rsidRPr="00985130">
        <w:rPr>
          <w:rFonts w:ascii="Arial" w:hAnsi="Arial" w:cs="Arial"/>
          <w:sz w:val="24"/>
          <w:szCs w:val="24"/>
        </w:rPr>
        <w:t>(SOMMERVILLE, 2003).</w:t>
      </w:r>
    </w:p>
    <w:p w:rsidR="00D03E65" w:rsidRDefault="00D03E65">
      <w:pPr>
        <w:pStyle w:val="PargrafodaLista"/>
        <w:ind w:left="0"/>
        <w:rPr>
          <w:rFonts w:ascii="Arial" w:hAnsi="Arial" w:cs="Arial"/>
          <w:sz w:val="28"/>
          <w:szCs w:val="28"/>
        </w:rPr>
      </w:pPr>
    </w:p>
    <w:tbl>
      <w:tblPr>
        <w:tblW w:w="8526"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tblPr>
      <w:tblGrid>
        <w:gridCol w:w="1104"/>
        <w:gridCol w:w="7422"/>
      </w:tblGrid>
      <w:tr w:rsidR="00D03E65">
        <w:tc>
          <w:tcPr>
            <w:tcW w:w="1104" w:type="dxa"/>
            <w:tcBorders>
              <w:top w:val="single" w:sz="4" w:space="0" w:color="000000"/>
              <w:left w:val="single" w:sz="4" w:space="0" w:color="000000"/>
              <w:bottom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Código</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Descrição</w:t>
            </w:r>
          </w:p>
        </w:tc>
      </w:tr>
      <w:tr w:rsidR="00D03E65">
        <w:tc>
          <w:tcPr>
            <w:tcW w:w="1104" w:type="dxa"/>
            <w:tcBorders>
              <w:top w:val="single" w:sz="4" w:space="0" w:color="000000"/>
              <w:left w:val="single" w:sz="4" w:space="0" w:color="000000"/>
              <w:bottom w:val="single" w:sz="4" w:space="0" w:color="000000"/>
            </w:tcBorders>
            <w:shd w:val="clear" w:color="auto" w:fill="auto"/>
            <w:tcMar>
              <w:left w:w="103" w:type="dxa"/>
            </w:tcMar>
          </w:tcPr>
          <w:p w:rsidR="00D03E65" w:rsidRPr="00985130" w:rsidRDefault="00D03E65" w:rsidP="00985130">
            <w:pPr>
              <w:pStyle w:val="PargrafodaLista"/>
              <w:snapToGrid w:val="0"/>
              <w:spacing w:line="360" w:lineRule="auto"/>
              <w:ind w:left="0"/>
              <w:rPr>
                <w:rFonts w:ascii="Arial" w:hAnsi="Arial" w:cs="Arial"/>
                <w:sz w:val="24"/>
                <w:szCs w:val="24"/>
              </w:rPr>
            </w:pPr>
          </w:p>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RF_01</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Gerenciamento de conexão com bancos</w:t>
            </w:r>
          </w:p>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A ferramenta deve ser capaz de realizar conexão com qualquer banco de dados do tipo relacional.</w:t>
            </w:r>
          </w:p>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 xml:space="preserve">Para tanto, deverá dispor de uma estrutura genérica que seja capaz de ser configurada externamente no projeto que irá encapsular toda a API do </w:t>
            </w:r>
            <w:r w:rsidR="00466D94" w:rsidRPr="00466D94">
              <w:rPr>
                <w:rFonts w:ascii="Arial" w:hAnsi="Arial" w:cs="Arial"/>
                <w:i/>
                <w:sz w:val="24"/>
                <w:szCs w:val="24"/>
                <w:rPrChange w:id="301" w:author="Dr Weimar" w:date="2017-04-19T11:55:00Z">
                  <w:rPr>
                    <w:rFonts w:ascii="Arial" w:eastAsia="SimSun" w:hAnsi="Arial" w:cs="Arial"/>
                    <w:b/>
                    <w:sz w:val="24"/>
                    <w:szCs w:val="24"/>
                  </w:rPr>
                </w:rPrChange>
              </w:rPr>
              <w:t>Framework.</w:t>
            </w:r>
          </w:p>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No projeto externo, deverá ser criado</w:t>
            </w:r>
            <w:r w:rsidR="00055996" w:rsidRPr="00985130">
              <w:rPr>
                <w:rFonts w:ascii="Arial" w:hAnsi="Arial" w:cs="Arial"/>
                <w:sz w:val="24"/>
                <w:szCs w:val="24"/>
              </w:rPr>
              <w:t xml:space="preserve">, dentro da pasta </w:t>
            </w:r>
            <w:r w:rsidR="00466D94" w:rsidRPr="00466D94">
              <w:rPr>
                <w:rFonts w:ascii="Arial" w:hAnsi="Arial" w:cs="Arial"/>
                <w:i/>
                <w:sz w:val="24"/>
                <w:szCs w:val="24"/>
                <w:rPrChange w:id="302" w:author="Dr Weimar" w:date="2017-04-19T11:56:00Z">
                  <w:rPr>
                    <w:rFonts w:ascii="Arial" w:eastAsia="SimSun" w:hAnsi="Arial" w:cs="Arial"/>
                    <w:b/>
                    <w:sz w:val="24"/>
                    <w:szCs w:val="24"/>
                  </w:rPr>
                </w:rPrChange>
              </w:rPr>
              <w:t>source</w:t>
            </w:r>
            <w:r w:rsidR="00055996" w:rsidRPr="00985130">
              <w:rPr>
                <w:rFonts w:ascii="Arial" w:hAnsi="Arial" w:cs="Arial"/>
                <w:sz w:val="24"/>
                <w:szCs w:val="24"/>
              </w:rPr>
              <w:t xml:space="preserve">, um arquivo de nome </w:t>
            </w:r>
            <w:r w:rsidR="00466D94" w:rsidRPr="00466D94">
              <w:rPr>
                <w:rFonts w:ascii="Arial" w:hAnsi="Arial" w:cs="Arial"/>
                <w:i/>
                <w:sz w:val="24"/>
                <w:szCs w:val="24"/>
                <w:rPrChange w:id="303" w:author="Dr Weimar" w:date="2017-04-19T11:56:00Z">
                  <w:rPr>
                    <w:rFonts w:ascii="Arial" w:eastAsia="SimSun" w:hAnsi="Arial" w:cs="Arial"/>
                    <w:b/>
                    <w:sz w:val="24"/>
                    <w:szCs w:val="24"/>
                  </w:rPr>
                </w:rPrChange>
              </w:rPr>
              <w:t>SigmaDBProperties</w:t>
            </w:r>
            <w:r w:rsidR="00055996" w:rsidRPr="00985130">
              <w:rPr>
                <w:rFonts w:ascii="Arial" w:hAnsi="Arial" w:cs="Arial"/>
                <w:sz w:val="24"/>
                <w:szCs w:val="24"/>
              </w:rPr>
              <w:t>.xml.</w:t>
            </w:r>
          </w:p>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Neste arquivo deverá ser inclu</w:t>
            </w:r>
            <w:r w:rsidR="00055996" w:rsidRPr="00985130">
              <w:rPr>
                <w:rFonts w:ascii="Arial" w:hAnsi="Arial" w:cs="Arial"/>
                <w:sz w:val="24"/>
                <w:szCs w:val="24"/>
              </w:rPr>
              <w:t>ído as tags abaixo:</w:t>
            </w:r>
          </w:p>
          <w:p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userName (Nome do usuário do banco de dados);</w:t>
            </w:r>
          </w:p>
          <w:p w:rsidR="00D03E65" w:rsidRPr="00985130" w:rsidRDefault="00466D94" w:rsidP="00985130">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04" w:author="Dr Weimar" w:date="2017-04-19T11:56:00Z">
                  <w:rPr>
                    <w:rFonts w:ascii="Arial" w:eastAsia="SimSun" w:hAnsi="Arial" w:cs="Arial"/>
                    <w:b/>
                    <w:sz w:val="24"/>
                    <w:szCs w:val="24"/>
                  </w:rPr>
                </w:rPrChange>
              </w:rPr>
              <w:t>password</w:t>
            </w:r>
            <w:r w:rsidR="007567A0" w:rsidRPr="00985130">
              <w:rPr>
                <w:rFonts w:ascii="Arial" w:hAnsi="Arial" w:cs="Arial"/>
                <w:sz w:val="24"/>
                <w:szCs w:val="24"/>
              </w:rPr>
              <w:t xml:space="preserve"> (Senha do usuário do banco de dados);</w:t>
            </w:r>
          </w:p>
          <w:p w:rsidR="00D03E65" w:rsidRPr="00985130" w:rsidRDefault="00466D94" w:rsidP="00985130">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05" w:author="Dr Weimar" w:date="2017-04-19T11:56:00Z">
                  <w:rPr>
                    <w:rFonts w:ascii="Arial" w:eastAsia="SimSun" w:hAnsi="Arial" w:cs="Arial"/>
                    <w:b/>
                    <w:sz w:val="24"/>
                    <w:szCs w:val="24"/>
                  </w:rPr>
                </w:rPrChange>
              </w:rPr>
              <w:t>url</w:t>
            </w:r>
            <w:r w:rsidR="007567A0" w:rsidRPr="00985130">
              <w:rPr>
                <w:rFonts w:ascii="Arial" w:hAnsi="Arial" w:cs="Arial"/>
                <w:sz w:val="24"/>
                <w:szCs w:val="24"/>
              </w:rPr>
              <w:t>(Url de conexão com o banco de dados);</w:t>
            </w:r>
          </w:p>
          <w:p w:rsidR="00D03E65" w:rsidRPr="00985130" w:rsidRDefault="00466D94" w:rsidP="00985130">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06" w:author="Dr Weimar" w:date="2017-04-19T11:56:00Z">
                  <w:rPr>
                    <w:rFonts w:ascii="Arial" w:eastAsia="SimSun" w:hAnsi="Arial" w:cs="Arial"/>
                    <w:b/>
                    <w:sz w:val="24"/>
                    <w:szCs w:val="24"/>
                  </w:rPr>
                </w:rPrChange>
              </w:rPr>
              <w:t>driver(</w:t>
            </w:r>
            <w:r w:rsidR="007567A0" w:rsidRPr="00985130">
              <w:rPr>
                <w:rFonts w:ascii="Arial" w:hAnsi="Arial" w:cs="Arial"/>
                <w:sz w:val="24"/>
                <w:szCs w:val="24"/>
              </w:rPr>
              <w:t>Nome do driver de conexão com o banco de dados);</w:t>
            </w:r>
          </w:p>
          <w:p w:rsidR="00D03E65" w:rsidRPr="00985130" w:rsidRDefault="00466D94" w:rsidP="00985130">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07" w:author="Dr Weimar" w:date="2017-04-19T11:56:00Z">
                  <w:rPr>
                    <w:rFonts w:ascii="Arial" w:eastAsia="SimSun" w:hAnsi="Arial" w:cs="Arial"/>
                    <w:b/>
                    <w:sz w:val="24"/>
                    <w:szCs w:val="24"/>
                  </w:rPr>
                </w:rPrChange>
              </w:rPr>
              <w:t>printSql(</w:t>
            </w:r>
            <w:r w:rsidR="007567A0" w:rsidRPr="00985130">
              <w:rPr>
                <w:rFonts w:ascii="Arial" w:hAnsi="Arial" w:cs="Arial"/>
                <w:sz w:val="24"/>
                <w:szCs w:val="24"/>
              </w:rPr>
              <w:t>Boleano que indica se qualquer estrutura sql montada pela ferramenta, deva ser escrita no consonle da aplicação)</w:t>
            </w:r>
            <w:r w:rsidR="00055996" w:rsidRPr="00985130">
              <w:rPr>
                <w:rFonts w:ascii="Arial" w:hAnsi="Arial" w:cs="Arial"/>
                <w:sz w:val="24"/>
                <w:szCs w:val="24"/>
              </w:rPr>
              <w:t>;</w:t>
            </w:r>
          </w:p>
          <w:p w:rsidR="00BF0259" w:rsidRPr="00985130" w:rsidRDefault="00466D94" w:rsidP="00985130">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08" w:author="Dr Weimar" w:date="2017-04-19T11:57:00Z">
                  <w:rPr>
                    <w:rFonts w:ascii="Arial" w:eastAsia="SimSun" w:hAnsi="Arial" w:cs="Arial"/>
                    <w:b/>
                    <w:sz w:val="24"/>
                    <w:szCs w:val="24"/>
                  </w:rPr>
                </w:rPrChange>
              </w:rPr>
              <w:t>iLog (</w:t>
            </w:r>
            <w:r w:rsidR="00055996" w:rsidRPr="00985130">
              <w:rPr>
                <w:rFonts w:ascii="Arial" w:hAnsi="Arial" w:cs="Arial"/>
                <w:sz w:val="24"/>
                <w:szCs w:val="24"/>
              </w:rPr>
              <w:t>Boleano que indica se a estrutura de log estará ativada ou desativada)</w:t>
            </w:r>
          </w:p>
          <w:p w:rsidR="00D03E65" w:rsidRPr="00985130" w:rsidRDefault="00D03E65" w:rsidP="00985130">
            <w:pPr>
              <w:pStyle w:val="PargrafodaLista"/>
              <w:spacing w:line="360" w:lineRule="auto"/>
              <w:ind w:left="0"/>
              <w:rPr>
                <w:rFonts w:ascii="Arial" w:hAnsi="Arial" w:cs="Arial"/>
                <w:sz w:val="24"/>
                <w:szCs w:val="24"/>
              </w:rPr>
            </w:pPr>
          </w:p>
        </w:tc>
      </w:tr>
      <w:tr w:rsidR="00D03E65">
        <w:tc>
          <w:tcPr>
            <w:tcW w:w="1104" w:type="dxa"/>
            <w:tcBorders>
              <w:top w:val="single" w:sz="4" w:space="0" w:color="000000"/>
              <w:left w:val="single" w:sz="4" w:space="0" w:color="000000"/>
              <w:bottom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RF_02</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F66A2C" w:rsidRDefault="007567A0">
            <w:pPr>
              <w:pStyle w:val="PargrafodaLista"/>
              <w:spacing w:line="360" w:lineRule="auto"/>
              <w:ind w:hanging="720"/>
              <w:jc w:val="both"/>
              <w:rPr>
                <w:rFonts w:ascii="Arial" w:hAnsi="Arial" w:cs="Arial"/>
                <w:b/>
                <w:bCs/>
                <w:sz w:val="24"/>
                <w:szCs w:val="24"/>
              </w:rPr>
              <w:pPrChange w:id="309" w:author="Dr Weimar" w:date="2017-04-19T11:58:00Z">
                <w:pPr>
                  <w:pStyle w:val="PargrafodaLista"/>
                  <w:spacing w:line="360" w:lineRule="auto"/>
                  <w:ind w:hanging="720"/>
                </w:pPr>
              </w:pPrChange>
            </w:pPr>
            <w:r w:rsidRPr="003C4FC8">
              <w:rPr>
                <w:rFonts w:ascii="Arial" w:hAnsi="Arial" w:cs="Arial"/>
                <w:b/>
                <w:bCs/>
                <w:sz w:val="24"/>
                <w:szCs w:val="24"/>
              </w:rPr>
              <w:t>Mapeamento de tabelas</w:t>
            </w:r>
          </w:p>
          <w:p w:rsidR="00F66A2C" w:rsidRDefault="00466D94">
            <w:pPr>
              <w:pStyle w:val="PargrafodaLista"/>
              <w:spacing w:line="360" w:lineRule="auto"/>
              <w:ind w:hanging="720"/>
              <w:jc w:val="both"/>
              <w:rPr>
                <w:rFonts w:ascii="Arial" w:hAnsi="Arial" w:cs="Arial"/>
                <w:sz w:val="24"/>
                <w:szCs w:val="24"/>
              </w:rPr>
              <w:pPrChange w:id="310" w:author="Dr Weimar" w:date="2017-04-19T11:58:00Z">
                <w:pPr>
                  <w:pStyle w:val="PargrafodaLista"/>
                  <w:spacing w:line="360" w:lineRule="auto"/>
                  <w:ind w:hanging="720"/>
                </w:pPr>
              </w:pPrChange>
            </w:pPr>
            <w:r>
              <w:rPr>
                <w:rFonts w:ascii="Arial" w:hAnsi="Arial" w:cs="Arial"/>
                <w:sz w:val="24"/>
                <w:szCs w:val="24"/>
              </w:rPr>
              <w:t>A ferramenta deverá ser capaz de mapear classes e tabelas.</w:t>
            </w:r>
          </w:p>
          <w:p w:rsidR="00F66A2C" w:rsidRDefault="00466D94">
            <w:pPr>
              <w:pStyle w:val="PargrafodaLista"/>
              <w:spacing w:line="360" w:lineRule="auto"/>
              <w:ind w:hanging="720"/>
              <w:jc w:val="both"/>
              <w:rPr>
                <w:del w:id="311" w:author="Dr Weimar" w:date="2017-04-19T11:57:00Z"/>
                <w:rFonts w:ascii="Arial" w:hAnsi="Arial" w:cs="Arial"/>
                <w:sz w:val="24"/>
                <w:szCs w:val="24"/>
              </w:rPr>
              <w:pPrChange w:id="312" w:author="Dr Weimar" w:date="2017-04-19T11:58:00Z">
                <w:pPr>
                  <w:pStyle w:val="PargrafodaLista"/>
                  <w:spacing w:line="360" w:lineRule="auto"/>
                  <w:ind w:hanging="720"/>
                </w:pPr>
              </w:pPrChange>
            </w:pPr>
            <w:r>
              <w:rPr>
                <w:rFonts w:ascii="Arial" w:hAnsi="Arial" w:cs="Arial"/>
              </w:rPr>
              <w:t>Para tanto deverá ser desenvolvida uma interface que indique que</w:t>
            </w:r>
            <w:ins w:id="313" w:author="Dr Weimar" w:date="2017-04-19T11:58:00Z">
              <w:r>
                <w:rPr>
                  <w:rFonts w:ascii="Arial" w:hAnsi="Arial" w:cs="Arial"/>
                </w:rPr>
                <w:t xml:space="preserve"> </w:t>
              </w:r>
            </w:ins>
            <w:del w:id="314" w:author="Dr Weimar" w:date="2017-04-19T11:58:00Z">
              <w:r>
                <w:rPr>
                  <w:rFonts w:ascii="Arial" w:hAnsi="Arial" w:cs="Arial"/>
                </w:rPr>
                <w:delText xml:space="preserve"> </w:delText>
              </w:r>
            </w:del>
            <w:r>
              <w:rPr>
                <w:rFonts w:ascii="Arial" w:hAnsi="Arial" w:cs="Arial"/>
              </w:rPr>
              <w:t>uma</w:t>
            </w:r>
            <w:ins w:id="315" w:author="Dr Weimar" w:date="2017-04-19T11:58:00Z">
              <w:r>
                <w:rPr>
                  <w:rFonts w:ascii="Arial" w:hAnsi="Arial" w:cs="Arial"/>
                </w:rPr>
                <w:t xml:space="preserve"> </w:t>
              </w:r>
            </w:ins>
          </w:p>
          <w:p w:rsidR="00F66A2C" w:rsidRDefault="00466D94">
            <w:pPr>
              <w:pStyle w:val="PargrafodaLista"/>
              <w:spacing w:line="360" w:lineRule="auto"/>
              <w:ind w:hanging="720"/>
              <w:jc w:val="both"/>
              <w:rPr>
                <w:sz w:val="24"/>
                <w:szCs w:val="24"/>
                <w:rPrChange w:id="316" w:author="Dr Weimar" w:date="2017-04-19T11:58:00Z">
                  <w:rPr/>
                </w:rPrChange>
              </w:rPr>
              <w:pPrChange w:id="317" w:author="Dr Weimar" w:date="2017-04-19T11:58:00Z">
                <w:pPr>
                  <w:pStyle w:val="PargrafodaLista"/>
                  <w:spacing w:line="360" w:lineRule="auto"/>
                  <w:ind w:hanging="720"/>
                </w:pPr>
              </w:pPrChange>
            </w:pPr>
            <w:r w:rsidRPr="00466D94">
              <w:rPr>
                <w:sz w:val="24"/>
                <w:szCs w:val="24"/>
                <w:rPrChange w:id="318" w:author="Dr Weimar" w:date="2017-04-19T11:58:00Z">
                  <w:rPr/>
                </w:rPrChange>
              </w:rPr>
              <w:t>determinada classe represente uma tabela do banco de dados.</w:t>
            </w:r>
          </w:p>
          <w:p w:rsidR="00F66A2C" w:rsidRDefault="007567A0">
            <w:pPr>
              <w:pStyle w:val="PargrafodaLista"/>
              <w:spacing w:line="360" w:lineRule="auto"/>
              <w:ind w:hanging="720"/>
              <w:jc w:val="both"/>
              <w:rPr>
                <w:rFonts w:ascii="Arial" w:hAnsi="Arial" w:cs="Arial"/>
                <w:sz w:val="24"/>
                <w:szCs w:val="24"/>
              </w:rPr>
              <w:pPrChange w:id="319" w:author="Dr Weimar" w:date="2017-04-19T11:58:00Z">
                <w:pPr>
                  <w:pStyle w:val="PargrafodaLista"/>
                  <w:spacing w:line="360" w:lineRule="auto"/>
                  <w:ind w:hanging="720"/>
                </w:pPr>
              </w:pPrChange>
            </w:pPr>
            <w:r w:rsidRPr="003C4FC8">
              <w:rPr>
                <w:rFonts w:ascii="Arial" w:hAnsi="Arial" w:cs="Arial"/>
                <w:sz w:val="24"/>
                <w:szCs w:val="24"/>
              </w:rPr>
              <w:t xml:space="preserve">Esta interface deverá ser chamada de </w:t>
            </w:r>
            <w:r w:rsidR="00466D94" w:rsidRPr="00466D94">
              <w:rPr>
                <w:rFonts w:ascii="Arial" w:hAnsi="Arial" w:cs="Arial"/>
                <w:i/>
                <w:sz w:val="24"/>
                <w:szCs w:val="24"/>
                <w:rPrChange w:id="320" w:author="Dr Weimar" w:date="2017-04-19T12:00:00Z">
                  <w:rPr>
                    <w:rFonts w:ascii="Arial" w:hAnsi="Arial" w:cs="Arial"/>
                    <w:sz w:val="24"/>
                    <w:szCs w:val="24"/>
                  </w:rPr>
                </w:rPrChange>
              </w:rPr>
              <w:t xml:space="preserve">TableMaster e </w:t>
            </w:r>
            <w:r w:rsidRPr="003C4FC8">
              <w:rPr>
                <w:rFonts w:ascii="Arial" w:hAnsi="Arial" w:cs="Arial"/>
                <w:sz w:val="24"/>
                <w:szCs w:val="24"/>
              </w:rPr>
              <w:t>será responsável</w:t>
            </w:r>
          </w:p>
          <w:p w:rsidR="00F66A2C" w:rsidRDefault="00466D94">
            <w:pPr>
              <w:pStyle w:val="PargrafodaLista"/>
              <w:spacing w:line="360" w:lineRule="auto"/>
              <w:ind w:hanging="720"/>
              <w:jc w:val="both"/>
              <w:rPr>
                <w:rFonts w:ascii="Arial" w:hAnsi="Arial" w:cs="Arial"/>
                <w:sz w:val="24"/>
                <w:szCs w:val="24"/>
              </w:rPr>
              <w:pPrChange w:id="321" w:author="Dr Weimar" w:date="2017-04-19T11:58:00Z">
                <w:pPr>
                  <w:pStyle w:val="PargrafodaLista"/>
                  <w:spacing w:line="360" w:lineRule="auto"/>
                  <w:ind w:hanging="720"/>
                </w:pPr>
              </w:pPrChange>
            </w:pPr>
            <w:r>
              <w:rPr>
                <w:rFonts w:ascii="Arial" w:hAnsi="Arial" w:cs="Arial"/>
                <w:sz w:val="24"/>
                <w:szCs w:val="24"/>
              </w:rPr>
              <w:t>por realizar o mapeamento de tudo o que vem a ser uma tabela para a</w:t>
            </w:r>
          </w:p>
          <w:p w:rsidR="00F66A2C" w:rsidRDefault="00466D94">
            <w:pPr>
              <w:pStyle w:val="PargrafodaLista"/>
              <w:spacing w:line="360" w:lineRule="auto"/>
              <w:ind w:hanging="720"/>
              <w:jc w:val="both"/>
              <w:rPr>
                <w:rFonts w:ascii="Arial" w:hAnsi="Arial" w:cs="Arial"/>
                <w:sz w:val="24"/>
                <w:szCs w:val="24"/>
              </w:rPr>
              <w:pPrChange w:id="322" w:author="Dr Weimar" w:date="2017-04-19T11:58:00Z">
                <w:pPr>
                  <w:pStyle w:val="PargrafodaLista"/>
                  <w:spacing w:line="360" w:lineRule="auto"/>
                  <w:ind w:hanging="720"/>
                </w:pPr>
              </w:pPrChange>
            </w:pPr>
            <w:r>
              <w:rPr>
                <w:rFonts w:ascii="Arial" w:hAnsi="Arial" w:cs="Arial"/>
                <w:sz w:val="24"/>
                <w:szCs w:val="24"/>
              </w:rPr>
              <w:t xml:space="preserve">ferramenta. Esta estrutura também deverá possuir uma </w:t>
            </w:r>
            <w:r w:rsidRPr="00466D94">
              <w:rPr>
                <w:rFonts w:ascii="Arial" w:hAnsi="Arial" w:cs="Arial"/>
                <w:i/>
                <w:sz w:val="24"/>
                <w:szCs w:val="24"/>
                <w:rPrChange w:id="323" w:author="Dr Weimar" w:date="2017-04-19T12:00:00Z">
                  <w:rPr>
                    <w:rFonts w:ascii="Arial" w:hAnsi="Arial" w:cs="Arial"/>
                    <w:sz w:val="24"/>
                    <w:szCs w:val="24"/>
                  </w:rPr>
                </w:rPrChange>
              </w:rPr>
              <w:t>Annotation</w:t>
            </w:r>
            <w:r w:rsidR="007567A0" w:rsidRPr="003C4FC8">
              <w:rPr>
                <w:rFonts w:ascii="Arial" w:hAnsi="Arial" w:cs="Arial"/>
                <w:sz w:val="24"/>
                <w:szCs w:val="24"/>
              </w:rPr>
              <w:t xml:space="preserve"> capaz</w:t>
            </w:r>
          </w:p>
          <w:p w:rsidR="00F66A2C" w:rsidRDefault="00466D94">
            <w:pPr>
              <w:pStyle w:val="PargrafodaLista"/>
              <w:spacing w:line="360" w:lineRule="auto"/>
              <w:ind w:hanging="720"/>
              <w:jc w:val="both"/>
              <w:rPr>
                <w:rFonts w:ascii="Arial" w:hAnsi="Arial" w:cs="Arial"/>
                <w:sz w:val="24"/>
                <w:szCs w:val="24"/>
              </w:rPr>
              <w:pPrChange w:id="324" w:author="Dr Weimar" w:date="2017-04-19T11:58:00Z">
                <w:pPr>
                  <w:pStyle w:val="PargrafodaLista"/>
                  <w:spacing w:line="360" w:lineRule="auto"/>
                  <w:ind w:hanging="720"/>
                </w:pPr>
              </w:pPrChange>
            </w:pPr>
            <w:r>
              <w:rPr>
                <w:rFonts w:ascii="Arial" w:hAnsi="Arial" w:cs="Arial"/>
                <w:sz w:val="24"/>
                <w:szCs w:val="24"/>
              </w:rPr>
              <w:t>de identificar qual atributo da classe representará uma primarekey.</w:t>
            </w:r>
          </w:p>
        </w:tc>
      </w:tr>
      <w:tr w:rsidR="00D03E65">
        <w:tc>
          <w:tcPr>
            <w:tcW w:w="1104" w:type="dxa"/>
            <w:tcBorders>
              <w:left w:val="single" w:sz="4" w:space="0" w:color="000000"/>
              <w:bottom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RF_03</w:t>
            </w:r>
          </w:p>
        </w:tc>
        <w:tc>
          <w:tcPr>
            <w:tcW w:w="7422" w:type="dxa"/>
            <w:tcBorders>
              <w:left w:val="single" w:sz="4" w:space="0" w:color="000000"/>
              <w:bottom w:val="single" w:sz="4" w:space="0" w:color="000000"/>
              <w:right w:val="single" w:sz="4" w:space="0" w:color="000000"/>
            </w:tcBorders>
            <w:shd w:val="clear" w:color="auto" w:fill="auto"/>
            <w:tcMar>
              <w:left w:w="103" w:type="dxa"/>
            </w:tcMar>
          </w:tcPr>
          <w:p w:rsidR="00F66A2C" w:rsidRDefault="007567A0">
            <w:pPr>
              <w:pStyle w:val="PargrafodaLista"/>
              <w:spacing w:line="360" w:lineRule="auto"/>
              <w:ind w:hanging="720"/>
              <w:jc w:val="both"/>
              <w:rPr>
                <w:rFonts w:ascii="Arial" w:hAnsi="Arial" w:cs="Arial"/>
                <w:b/>
                <w:sz w:val="24"/>
                <w:szCs w:val="24"/>
              </w:rPr>
              <w:pPrChange w:id="325" w:author="Dr Weimar" w:date="2017-04-19T12:01:00Z">
                <w:pPr>
                  <w:pStyle w:val="PargrafodaLista"/>
                  <w:spacing w:line="360" w:lineRule="auto"/>
                  <w:ind w:hanging="720"/>
                </w:pPr>
              </w:pPrChange>
            </w:pPr>
            <w:r w:rsidRPr="00985130">
              <w:rPr>
                <w:rFonts w:ascii="Arial" w:hAnsi="Arial" w:cs="Arial"/>
                <w:b/>
                <w:sz w:val="24"/>
                <w:szCs w:val="24"/>
              </w:rPr>
              <w:t>Gerenciamento de Logs</w:t>
            </w:r>
          </w:p>
          <w:p w:rsidR="00F66A2C" w:rsidRDefault="007567A0">
            <w:pPr>
              <w:pStyle w:val="PargrafodaLista"/>
              <w:spacing w:line="360" w:lineRule="auto"/>
              <w:ind w:hanging="720"/>
              <w:jc w:val="both"/>
              <w:rPr>
                <w:rFonts w:ascii="Arial" w:hAnsi="Arial" w:cs="Arial"/>
                <w:sz w:val="24"/>
                <w:szCs w:val="24"/>
              </w:rPr>
              <w:pPrChange w:id="326" w:author="Dr Weimar" w:date="2017-04-19T12:01:00Z">
                <w:pPr>
                  <w:pStyle w:val="PargrafodaLista"/>
                  <w:spacing w:line="360" w:lineRule="auto"/>
                  <w:ind w:hanging="720"/>
                </w:pPr>
              </w:pPrChange>
            </w:pPr>
            <w:r w:rsidRPr="00985130">
              <w:rPr>
                <w:rFonts w:ascii="Arial" w:hAnsi="Arial" w:cs="Arial"/>
                <w:sz w:val="24"/>
                <w:szCs w:val="24"/>
              </w:rPr>
              <w:t xml:space="preserve">Toda tupla inserida no banco, independentemente de tabela, deverá ser </w:t>
            </w:r>
          </w:p>
          <w:p w:rsidR="00F66A2C" w:rsidRDefault="007567A0">
            <w:pPr>
              <w:pStyle w:val="PargrafodaLista"/>
              <w:spacing w:line="360" w:lineRule="auto"/>
              <w:ind w:hanging="720"/>
              <w:jc w:val="both"/>
              <w:rPr>
                <w:rFonts w:ascii="Arial" w:hAnsi="Arial" w:cs="Arial"/>
                <w:sz w:val="24"/>
                <w:szCs w:val="24"/>
              </w:rPr>
              <w:pPrChange w:id="327" w:author="Dr Weimar" w:date="2017-04-19T12:01:00Z">
                <w:pPr>
                  <w:pStyle w:val="PargrafodaLista"/>
                  <w:spacing w:line="360" w:lineRule="auto"/>
                  <w:ind w:hanging="720"/>
                </w:pPr>
              </w:pPrChange>
            </w:pPr>
            <w:r w:rsidRPr="00985130">
              <w:rPr>
                <w:rFonts w:ascii="Arial" w:hAnsi="Arial" w:cs="Arial"/>
                <w:sz w:val="24"/>
                <w:szCs w:val="24"/>
              </w:rPr>
              <w:t>auditada por meio de uma estrutura que armazene:</w:t>
            </w:r>
          </w:p>
          <w:p w:rsidR="00F66A2C" w:rsidRDefault="007567A0">
            <w:pPr>
              <w:pStyle w:val="PargrafodaLista"/>
              <w:spacing w:line="360" w:lineRule="auto"/>
              <w:ind w:hanging="720"/>
              <w:jc w:val="both"/>
              <w:rPr>
                <w:rFonts w:ascii="Arial" w:hAnsi="Arial" w:cs="Arial"/>
                <w:sz w:val="24"/>
                <w:szCs w:val="24"/>
              </w:rPr>
              <w:pPrChange w:id="328" w:author="Dr Weimar" w:date="2017-04-19T12:01:00Z">
                <w:pPr>
                  <w:pStyle w:val="PargrafodaLista"/>
                  <w:spacing w:line="360" w:lineRule="auto"/>
                  <w:ind w:hanging="720"/>
                </w:pPr>
              </w:pPrChange>
            </w:pPr>
            <w:r w:rsidRPr="00985130">
              <w:rPr>
                <w:rFonts w:ascii="Arial" w:hAnsi="Arial" w:cs="Arial"/>
                <w:sz w:val="24"/>
                <w:szCs w:val="24"/>
              </w:rPr>
              <w:t>data/hora do</w:t>
            </w:r>
          </w:p>
          <w:p w:rsidR="00F66A2C" w:rsidRDefault="007567A0">
            <w:pPr>
              <w:pStyle w:val="PargrafodaLista"/>
              <w:spacing w:line="360" w:lineRule="auto"/>
              <w:ind w:hanging="720"/>
              <w:jc w:val="both"/>
              <w:rPr>
                <w:rFonts w:ascii="Arial" w:hAnsi="Arial" w:cs="Arial"/>
                <w:sz w:val="24"/>
                <w:szCs w:val="24"/>
              </w:rPr>
              <w:pPrChange w:id="329" w:author="Dr Weimar" w:date="2017-04-19T12:01:00Z">
                <w:pPr>
                  <w:pStyle w:val="PargrafodaLista"/>
                  <w:spacing w:line="360" w:lineRule="auto"/>
                  <w:ind w:hanging="720"/>
                </w:pPr>
              </w:pPrChange>
            </w:pPr>
            <w:r w:rsidRPr="00985130">
              <w:rPr>
                <w:rFonts w:ascii="Arial" w:hAnsi="Arial" w:cs="Arial"/>
                <w:sz w:val="24"/>
                <w:szCs w:val="24"/>
              </w:rPr>
              <w:t xml:space="preserve">ocorrido, identificador de quem requisitou a ação, local de onde partiu </w:t>
            </w:r>
          </w:p>
          <w:p w:rsidR="00F66A2C" w:rsidRDefault="007567A0">
            <w:pPr>
              <w:pStyle w:val="PargrafodaLista"/>
              <w:spacing w:line="360" w:lineRule="auto"/>
              <w:ind w:hanging="720"/>
              <w:jc w:val="both"/>
              <w:rPr>
                <w:rFonts w:ascii="Arial" w:hAnsi="Arial" w:cs="Arial"/>
                <w:sz w:val="24"/>
                <w:szCs w:val="24"/>
              </w:rPr>
              <w:pPrChange w:id="330" w:author="Dr Weimar" w:date="2017-04-19T12:01:00Z">
                <w:pPr>
                  <w:pStyle w:val="PargrafodaLista"/>
                  <w:spacing w:line="360" w:lineRule="auto"/>
                  <w:ind w:hanging="720"/>
                </w:pPr>
              </w:pPrChange>
            </w:pPr>
            <w:r w:rsidRPr="00985130">
              <w:rPr>
                <w:rFonts w:ascii="Arial" w:hAnsi="Arial" w:cs="Arial"/>
                <w:sz w:val="24"/>
                <w:szCs w:val="24"/>
              </w:rPr>
              <w:t>a requisição, uma numeração única para a transação que será</w:t>
            </w:r>
          </w:p>
          <w:p w:rsidR="00F66A2C" w:rsidRDefault="007567A0">
            <w:pPr>
              <w:pStyle w:val="PargrafodaLista"/>
              <w:spacing w:line="360" w:lineRule="auto"/>
              <w:ind w:hanging="720"/>
              <w:jc w:val="both"/>
              <w:rPr>
                <w:rFonts w:ascii="Arial" w:hAnsi="Arial" w:cs="Arial"/>
                <w:sz w:val="24"/>
                <w:szCs w:val="24"/>
              </w:rPr>
              <w:pPrChange w:id="331" w:author="Dr Weimar" w:date="2017-04-19T12:01:00Z">
                <w:pPr>
                  <w:pStyle w:val="PargrafodaLista"/>
                  <w:spacing w:line="360" w:lineRule="auto"/>
                  <w:ind w:hanging="720"/>
                </w:pPr>
              </w:pPrChange>
            </w:pPr>
            <w:r w:rsidRPr="00985130">
              <w:rPr>
                <w:rFonts w:ascii="Arial" w:hAnsi="Arial" w:cs="Arial"/>
                <w:sz w:val="24"/>
                <w:szCs w:val="24"/>
              </w:rPr>
              <w:t>chamada de versão.</w:t>
            </w:r>
          </w:p>
          <w:p w:rsidR="00F66A2C" w:rsidRDefault="007567A0">
            <w:pPr>
              <w:pStyle w:val="PargrafodaLista"/>
              <w:numPr>
                <w:ilvl w:val="0"/>
                <w:numId w:val="5"/>
              </w:numPr>
              <w:spacing w:line="360" w:lineRule="auto"/>
              <w:jc w:val="both"/>
              <w:rPr>
                <w:rFonts w:ascii="Arial" w:hAnsi="Arial" w:cs="Arial"/>
                <w:sz w:val="24"/>
                <w:szCs w:val="24"/>
              </w:rPr>
              <w:pPrChange w:id="332" w:author="Dr Weimar" w:date="2017-04-19T12:01:00Z">
                <w:pPr>
                  <w:pStyle w:val="PargrafodaLista"/>
                  <w:numPr>
                    <w:numId w:val="5"/>
                  </w:numPr>
                  <w:spacing w:line="360" w:lineRule="auto"/>
                  <w:ind w:hanging="360"/>
                </w:pPr>
              </w:pPrChange>
            </w:pPr>
            <w:r w:rsidRPr="00985130">
              <w:rPr>
                <w:rFonts w:ascii="Arial" w:hAnsi="Arial" w:cs="Arial"/>
                <w:sz w:val="24"/>
                <w:szCs w:val="24"/>
              </w:rPr>
              <w:t>Identificador de registro(Identificador único para o registro de log);</w:t>
            </w:r>
          </w:p>
          <w:p w:rsidR="00F66A2C" w:rsidRDefault="007567A0">
            <w:pPr>
              <w:pStyle w:val="PargrafodaLista"/>
              <w:numPr>
                <w:ilvl w:val="0"/>
                <w:numId w:val="5"/>
              </w:numPr>
              <w:spacing w:line="360" w:lineRule="auto"/>
              <w:jc w:val="both"/>
              <w:rPr>
                <w:rFonts w:ascii="Arial" w:hAnsi="Arial" w:cs="Arial"/>
                <w:sz w:val="24"/>
                <w:szCs w:val="24"/>
              </w:rPr>
              <w:pPrChange w:id="333" w:author="Dr Weimar" w:date="2017-04-19T12:01:00Z">
                <w:pPr>
                  <w:pStyle w:val="PargrafodaLista"/>
                  <w:numPr>
                    <w:numId w:val="5"/>
                  </w:numPr>
                  <w:spacing w:line="360" w:lineRule="auto"/>
                  <w:ind w:hanging="360"/>
                </w:pPr>
              </w:pPrChange>
            </w:pPr>
            <w:r w:rsidRPr="00985130">
              <w:rPr>
                <w:rFonts w:ascii="Arial" w:hAnsi="Arial" w:cs="Arial"/>
                <w:sz w:val="24"/>
                <w:szCs w:val="24"/>
              </w:rPr>
              <w:t>Data/hora(Data e hora em que ocorreu o evento de persistência de um dado);</w:t>
            </w:r>
          </w:p>
          <w:p w:rsidR="00F66A2C" w:rsidRDefault="007567A0">
            <w:pPr>
              <w:pStyle w:val="PargrafodaLista"/>
              <w:numPr>
                <w:ilvl w:val="0"/>
                <w:numId w:val="5"/>
              </w:numPr>
              <w:spacing w:line="360" w:lineRule="auto"/>
              <w:jc w:val="both"/>
              <w:rPr>
                <w:rFonts w:ascii="Arial" w:hAnsi="Arial" w:cs="Arial"/>
                <w:sz w:val="24"/>
                <w:szCs w:val="24"/>
              </w:rPr>
              <w:pPrChange w:id="334" w:author="Dr Weimar" w:date="2017-04-19T12:01:00Z">
                <w:pPr>
                  <w:pStyle w:val="PargrafodaLista"/>
                  <w:numPr>
                    <w:numId w:val="5"/>
                  </w:numPr>
                  <w:spacing w:line="360" w:lineRule="auto"/>
                  <w:ind w:hanging="360"/>
                </w:pPr>
              </w:pPrChange>
            </w:pPr>
            <w:r w:rsidRPr="00985130">
              <w:rPr>
                <w:rFonts w:ascii="Arial" w:hAnsi="Arial" w:cs="Arial"/>
                <w:sz w:val="24"/>
                <w:szCs w:val="24"/>
              </w:rPr>
              <w:t>Identificador de usuário (Alguma informação que identifique um usuário que realizou a persistência);</w:t>
            </w:r>
          </w:p>
          <w:p w:rsidR="00F66A2C" w:rsidRDefault="007567A0">
            <w:pPr>
              <w:pStyle w:val="PargrafodaLista"/>
              <w:numPr>
                <w:ilvl w:val="0"/>
                <w:numId w:val="5"/>
              </w:numPr>
              <w:spacing w:line="360" w:lineRule="auto"/>
              <w:jc w:val="both"/>
              <w:rPr>
                <w:rFonts w:ascii="Arial" w:hAnsi="Arial" w:cs="Arial"/>
                <w:sz w:val="24"/>
                <w:szCs w:val="24"/>
              </w:rPr>
              <w:pPrChange w:id="335" w:author="Dr Weimar" w:date="2017-04-19T12:01:00Z">
                <w:pPr>
                  <w:pStyle w:val="PargrafodaLista"/>
                  <w:numPr>
                    <w:numId w:val="5"/>
                  </w:numPr>
                  <w:spacing w:line="360" w:lineRule="auto"/>
                  <w:ind w:hanging="360"/>
                </w:pPr>
              </w:pPrChange>
            </w:pPr>
            <w:r w:rsidRPr="00985130">
              <w:rPr>
                <w:rFonts w:ascii="Arial" w:hAnsi="Arial" w:cs="Arial"/>
                <w:sz w:val="24"/>
                <w:szCs w:val="24"/>
              </w:rPr>
              <w:t>Local(Local de onde partiu a requisição da persistência);</w:t>
            </w:r>
          </w:p>
          <w:p w:rsidR="00F66A2C" w:rsidRDefault="007567A0">
            <w:pPr>
              <w:pStyle w:val="PargrafodaLista"/>
              <w:numPr>
                <w:ilvl w:val="0"/>
                <w:numId w:val="5"/>
              </w:numPr>
              <w:spacing w:line="360" w:lineRule="auto"/>
              <w:jc w:val="both"/>
              <w:rPr>
                <w:rFonts w:ascii="Arial" w:hAnsi="Arial" w:cs="Arial"/>
                <w:sz w:val="24"/>
                <w:szCs w:val="24"/>
              </w:rPr>
              <w:pPrChange w:id="336" w:author="Dr Weimar" w:date="2017-04-19T12:01:00Z">
                <w:pPr>
                  <w:pStyle w:val="PargrafodaLista"/>
                  <w:numPr>
                    <w:numId w:val="5"/>
                  </w:numPr>
                  <w:spacing w:line="360" w:lineRule="auto"/>
                  <w:ind w:hanging="360"/>
                </w:pPr>
              </w:pPrChange>
            </w:pPr>
            <w:r w:rsidRPr="00985130">
              <w:rPr>
                <w:rFonts w:ascii="Arial" w:hAnsi="Arial" w:cs="Arial"/>
                <w:sz w:val="24"/>
                <w:szCs w:val="24"/>
              </w:rPr>
              <w:t>Identificador de transação (Identificador único para a transação)</w:t>
            </w:r>
          </w:p>
          <w:p w:rsidR="00F66A2C" w:rsidRDefault="007567A0">
            <w:pPr>
              <w:pStyle w:val="PargrafodaLista"/>
              <w:numPr>
                <w:ilvl w:val="0"/>
                <w:numId w:val="5"/>
              </w:numPr>
              <w:spacing w:line="360" w:lineRule="auto"/>
              <w:jc w:val="both"/>
              <w:rPr>
                <w:rFonts w:ascii="Arial" w:hAnsi="Arial" w:cs="Arial"/>
                <w:sz w:val="24"/>
                <w:szCs w:val="24"/>
              </w:rPr>
              <w:pPrChange w:id="337" w:author="Dr Weimar" w:date="2017-04-19T12:01:00Z">
                <w:pPr>
                  <w:pStyle w:val="PargrafodaLista"/>
                  <w:numPr>
                    <w:numId w:val="5"/>
                  </w:numPr>
                  <w:spacing w:line="360" w:lineRule="auto"/>
                  <w:ind w:hanging="360"/>
                </w:pPr>
              </w:pPrChange>
            </w:pPr>
            <w:r w:rsidRPr="00985130">
              <w:rPr>
                <w:rFonts w:ascii="Arial" w:hAnsi="Arial" w:cs="Arial"/>
                <w:sz w:val="24"/>
                <w:szCs w:val="24"/>
              </w:rPr>
              <w:t>Conteúdo existente antes da alteração</w:t>
            </w:r>
          </w:p>
        </w:tc>
      </w:tr>
      <w:tr w:rsidR="00D03E65">
        <w:tc>
          <w:tcPr>
            <w:tcW w:w="1104" w:type="dxa"/>
            <w:tcBorders>
              <w:top w:val="single" w:sz="4" w:space="0" w:color="000000"/>
              <w:left w:val="single" w:sz="4" w:space="0" w:color="000000"/>
              <w:bottom w:val="single" w:sz="4" w:space="0" w:color="000000"/>
            </w:tcBorders>
            <w:shd w:val="clear" w:color="auto" w:fill="auto"/>
            <w:tcMar>
              <w:left w:w="103" w:type="dxa"/>
            </w:tcMar>
          </w:tcPr>
          <w:p w:rsidR="00D03E65" w:rsidRPr="00985130" w:rsidRDefault="007567A0" w:rsidP="00985130">
            <w:pPr>
              <w:pStyle w:val="PargrafodaLista"/>
              <w:spacing w:line="360" w:lineRule="auto"/>
              <w:ind w:hanging="720"/>
              <w:rPr>
                <w:sz w:val="24"/>
                <w:szCs w:val="24"/>
              </w:rPr>
            </w:pPr>
            <w:r w:rsidRPr="00985130">
              <w:rPr>
                <w:rFonts w:ascii="Arial" w:hAnsi="Arial" w:cs="Arial"/>
                <w:sz w:val="24"/>
                <w:szCs w:val="24"/>
              </w:rPr>
              <w:t>RF_04</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F66A2C" w:rsidRDefault="007567A0">
            <w:pPr>
              <w:pStyle w:val="PargrafodaLista"/>
              <w:spacing w:line="360" w:lineRule="auto"/>
              <w:ind w:left="0"/>
              <w:jc w:val="both"/>
              <w:rPr>
                <w:rFonts w:ascii="Arial" w:hAnsi="Arial" w:cs="Arial"/>
                <w:b/>
                <w:sz w:val="24"/>
                <w:szCs w:val="24"/>
              </w:rPr>
              <w:pPrChange w:id="338" w:author="Dr Weimar" w:date="2017-04-19T12:01:00Z">
                <w:pPr>
                  <w:pStyle w:val="PargrafodaLista"/>
                  <w:spacing w:line="360" w:lineRule="auto"/>
                  <w:ind w:left="0"/>
                </w:pPr>
              </w:pPrChange>
            </w:pPr>
            <w:r w:rsidRPr="00985130">
              <w:rPr>
                <w:rFonts w:ascii="Arial" w:hAnsi="Arial" w:cs="Arial"/>
                <w:b/>
                <w:sz w:val="24"/>
                <w:szCs w:val="24"/>
              </w:rPr>
              <w:t>Gerenciamento da estrutura de consultas sem sql</w:t>
            </w:r>
          </w:p>
          <w:p w:rsidR="00F66A2C" w:rsidRDefault="007567A0">
            <w:pPr>
              <w:pStyle w:val="PargrafodaLista"/>
              <w:spacing w:line="360" w:lineRule="auto"/>
              <w:ind w:hanging="720"/>
              <w:jc w:val="both"/>
              <w:rPr>
                <w:rFonts w:ascii="Arial" w:hAnsi="Arial" w:cs="Arial"/>
                <w:sz w:val="24"/>
                <w:szCs w:val="24"/>
              </w:rPr>
              <w:pPrChange w:id="339" w:author="Dr Weimar" w:date="2017-04-19T12:01:00Z">
                <w:pPr>
                  <w:pStyle w:val="PargrafodaLista"/>
                  <w:spacing w:line="360" w:lineRule="auto"/>
                  <w:ind w:hanging="720"/>
                </w:pPr>
              </w:pPrChange>
            </w:pPr>
            <w:r w:rsidRPr="00985130">
              <w:rPr>
                <w:rFonts w:ascii="Arial" w:hAnsi="Arial" w:cs="Arial"/>
                <w:sz w:val="24"/>
                <w:szCs w:val="24"/>
              </w:rPr>
              <w:t xml:space="preserve">Para utilizar as estruturas de pesquisa, a </w:t>
            </w:r>
          </w:p>
          <w:p w:rsidR="00F66A2C" w:rsidRDefault="007567A0">
            <w:pPr>
              <w:pStyle w:val="PargrafodaLista"/>
              <w:spacing w:line="360" w:lineRule="auto"/>
              <w:ind w:hanging="720"/>
              <w:jc w:val="both"/>
              <w:rPr>
                <w:rFonts w:ascii="Arial" w:hAnsi="Arial" w:cs="Arial"/>
                <w:sz w:val="24"/>
                <w:szCs w:val="24"/>
              </w:rPr>
              <w:pPrChange w:id="340" w:author="Dr Weimar" w:date="2017-04-19T12:01:00Z">
                <w:pPr>
                  <w:pStyle w:val="PargrafodaLista"/>
                  <w:spacing w:line="360" w:lineRule="auto"/>
                  <w:ind w:hanging="720"/>
                </w:pPr>
              </w:pPrChange>
            </w:pPr>
            <w:r w:rsidRPr="00985130">
              <w:rPr>
                <w:rFonts w:ascii="Arial" w:hAnsi="Arial" w:cs="Arial"/>
                <w:sz w:val="24"/>
                <w:szCs w:val="24"/>
              </w:rPr>
              <w:t>ferramenta deverá disponibilizar interfaces para que se possa realizar</w:t>
            </w:r>
          </w:p>
          <w:p w:rsidR="00F66A2C" w:rsidRDefault="007567A0">
            <w:pPr>
              <w:pStyle w:val="PargrafodaLista"/>
              <w:spacing w:line="360" w:lineRule="auto"/>
              <w:ind w:hanging="720"/>
              <w:jc w:val="both"/>
              <w:rPr>
                <w:rFonts w:ascii="Arial" w:hAnsi="Arial" w:cs="Arial"/>
                <w:sz w:val="24"/>
                <w:szCs w:val="24"/>
              </w:rPr>
              <w:pPrChange w:id="341" w:author="Dr Weimar" w:date="2017-04-19T12:01:00Z">
                <w:pPr>
                  <w:pStyle w:val="PargrafodaLista"/>
                  <w:spacing w:line="360" w:lineRule="auto"/>
                  <w:ind w:hanging="720"/>
                </w:pPr>
              </w:pPrChange>
            </w:pPr>
            <w:r w:rsidRPr="00985130">
              <w:rPr>
                <w:rFonts w:ascii="Arial" w:hAnsi="Arial" w:cs="Arial"/>
                <w:sz w:val="24"/>
                <w:szCs w:val="24"/>
              </w:rPr>
              <w:t>as devidas ações.</w:t>
            </w:r>
          </w:p>
          <w:p w:rsidR="00F66A2C" w:rsidRDefault="007567A0">
            <w:pPr>
              <w:pStyle w:val="PargrafodaLista"/>
              <w:spacing w:line="360" w:lineRule="auto"/>
              <w:ind w:hanging="720"/>
              <w:jc w:val="both"/>
              <w:rPr>
                <w:rFonts w:ascii="Arial" w:hAnsi="Arial" w:cs="Arial"/>
                <w:sz w:val="24"/>
                <w:szCs w:val="24"/>
              </w:rPr>
              <w:pPrChange w:id="342" w:author="Dr Weimar" w:date="2017-04-19T12:01:00Z">
                <w:pPr>
                  <w:pStyle w:val="PargrafodaLista"/>
                  <w:spacing w:line="360" w:lineRule="auto"/>
                  <w:ind w:hanging="720"/>
                </w:pPr>
              </w:pPrChange>
            </w:pPr>
            <w:r w:rsidRPr="00985130">
              <w:rPr>
                <w:rFonts w:ascii="Arial" w:hAnsi="Arial" w:cs="Arial"/>
                <w:sz w:val="24"/>
                <w:szCs w:val="24"/>
              </w:rPr>
              <w:t>Para tanto deverá ser disponibilizada uma interface que seja capaz de</w:t>
            </w:r>
          </w:p>
          <w:p w:rsidR="00F66A2C" w:rsidRDefault="007567A0">
            <w:pPr>
              <w:pStyle w:val="PargrafodaLista"/>
              <w:spacing w:line="360" w:lineRule="auto"/>
              <w:ind w:hanging="720"/>
              <w:jc w:val="both"/>
              <w:rPr>
                <w:rFonts w:ascii="Arial" w:hAnsi="Arial" w:cs="Arial"/>
                <w:sz w:val="24"/>
                <w:szCs w:val="24"/>
              </w:rPr>
              <w:pPrChange w:id="343" w:author="Dr Weimar" w:date="2017-04-19T12:01:00Z">
                <w:pPr>
                  <w:pStyle w:val="PargrafodaLista"/>
                  <w:spacing w:line="360" w:lineRule="auto"/>
                  <w:ind w:hanging="720"/>
                </w:pPr>
              </w:pPrChange>
            </w:pPr>
            <w:r w:rsidRPr="00985130">
              <w:rPr>
                <w:rFonts w:ascii="Arial" w:hAnsi="Arial" w:cs="Arial"/>
                <w:sz w:val="24"/>
                <w:szCs w:val="24"/>
              </w:rPr>
              <w:t>receber qualquer instância de classe e realizar uma consulta a base de</w:t>
            </w:r>
          </w:p>
          <w:p w:rsidR="00F66A2C" w:rsidRDefault="007567A0">
            <w:pPr>
              <w:pStyle w:val="PargrafodaLista"/>
              <w:spacing w:line="360" w:lineRule="auto"/>
              <w:ind w:hanging="720"/>
              <w:jc w:val="both"/>
              <w:rPr>
                <w:rFonts w:ascii="Arial" w:hAnsi="Arial" w:cs="Arial"/>
                <w:sz w:val="24"/>
                <w:szCs w:val="24"/>
              </w:rPr>
              <w:pPrChange w:id="344" w:author="Dr Weimar" w:date="2017-04-19T12:01:00Z">
                <w:pPr>
                  <w:pStyle w:val="PargrafodaLista"/>
                  <w:spacing w:line="360" w:lineRule="auto"/>
                  <w:ind w:hanging="720"/>
                </w:pPr>
              </w:pPrChange>
            </w:pPr>
            <w:r w:rsidRPr="00985130">
              <w:rPr>
                <w:rFonts w:ascii="Arial" w:hAnsi="Arial" w:cs="Arial"/>
                <w:sz w:val="24"/>
                <w:szCs w:val="24"/>
              </w:rPr>
              <w:t>dados.</w:t>
            </w:r>
          </w:p>
          <w:p w:rsidR="00F66A2C" w:rsidRDefault="007567A0">
            <w:pPr>
              <w:pStyle w:val="PargrafodaLista"/>
              <w:spacing w:line="360" w:lineRule="auto"/>
              <w:ind w:hanging="720"/>
              <w:jc w:val="both"/>
              <w:rPr>
                <w:rFonts w:ascii="Arial" w:hAnsi="Arial" w:cs="Arial"/>
                <w:sz w:val="24"/>
                <w:szCs w:val="24"/>
              </w:rPr>
              <w:pPrChange w:id="345" w:author="Dr Weimar" w:date="2017-04-19T12:01:00Z">
                <w:pPr>
                  <w:pStyle w:val="PargrafodaLista"/>
                  <w:spacing w:line="360" w:lineRule="auto"/>
                  <w:ind w:hanging="720"/>
                </w:pPr>
              </w:pPrChange>
            </w:pPr>
            <w:r w:rsidRPr="00985130">
              <w:rPr>
                <w:rFonts w:ascii="Arial" w:hAnsi="Arial" w:cs="Arial"/>
                <w:sz w:val="24"/>
                <w:szCs w:val="24"/>
              </w:rPr>
              <w:t xml:space="preserve">A ferramenta deverá ser capaz de identificar se a instância representa </w:t>
            </w:r>
          </w:p>
          <w:p w:rsidR="00F66A2C" w:rsidRDefault="007567A0">
            <w:pPr>
              <w:pStyle w:val="PargrafodaLista"/>
              <w:spacing w:line="360" w:lineRule="auto"/>
              <w:ind w:hanging="720"/>
              <w:jc w:val="both"/>
              <w:rPr>
                <w:rFonts w:ascii="Arial" w:hAnsi="Arial" w:cs="Arial"/>
                <w:sz w:val="24"/>
                <w:szCs w:val="24"/>
              </w:rPr>
              <w:pPrChange w:id="346" w:author="Dr Weimar" w:date="2017-04-19T12:01:00Z">
                <w:pPr>
                  <w:pStyle w:val="PargrafodaLista"/>
                  <w:spacing w:line="360" w:lineRule="auto"/>
                  <w:ind w:hanging="720"/>
                </w:pPr>
              </w:pPrChange>
            </w:pPr>
            <w:r w:rsidRPr="00985130">
              <w:rPr>
                <w:rFonts w:ascii="Arial" w:hAnsi="Arial" w:cs="Arial"/>
                <w:sz w:val="24"/>
                <w:szCs w:val="24"/>
              </w:rPr>
              <w:t>uma ou mais tabelas e desta forma realizar a respectiva consulta,</w:t>
            </w:r>
          </w:p>
          <w:p w:rsidR="00F66A2C" w:rsidRDefault="007567A0">
            <w:pPr>
              <w:pStyle w:val="PargrafodaLista"/>
              <w:spacing w:line="360" w:lineRule="auto"/>
              <w:ind w:hanging="720"/>
              <w:jc w:val="both"/>
              <w:rPr>
                <w:rFonts w:ascii="Arial" w:hAnsi="Arial" w:cs="Arial"/>
                <w:sz w:val="24"/>
                <w:szCs w:val="24"/>
              </w:rPr>
              <w:pPrChange w:id="347" w:author="Dr Weimar" w:date="2017-04-19T12:01:00Z">
                <w:pPr>
                  <w:pStyle w:val="PargrafodaLista"/>
                  <w:spacing w:line="360" w:lineRule="auto"/>
                  <w:ind w:hanging="720"/>
                </w:pPr>
              </w:pPrChange>
            </w:pPr>
            <w:r w:rsidRPr="00985130">
              <w:rPr>
                <w:rFonts w:ascii="Arial" w:hAnsi="Arial" w:cs="Arial"/>
                <w:sz w:val="24"/>
                <w:szCs w:val="24"/>
              </w:rPr>
              <w:t xml:space="preserve">tomando como restrições da consulta todos os valores das </w:t>
            </w:r>
            <w:r w:rsidRPr="00985130">
              <w:rPr>
                <w:rFonts w:ascii="Arial" w:hAnsi="Arial" w:cs="Arial"/>
                <w:sz w:val="24"/>
                <w:szCs w:val="24"/>
              </w:rPr>
              <w:lastRenderedPageBreak/>
              <w:t xml:space="preserve">propriedades </w:t>
            </w:r>
          </w:p>
          <w:p w:rsidR="00F66A2C" w:rsidRDefault="007567A0">
            <w:pPr>
              <w:pStyle w:val="PargrafodaLista"/>
              <w:spacing w:line="360" w:lineRule="auto"/>
              <w:ind w:hanging="720"/>
              <w:jc w:val="both"/>
              <w:rPr>
                <w:rFonts w:ascii="Arial" w:hAnsi="Arial" w:cs="Arial"/>
                <w:sz w:val="24"/>
                <w:szCs w:val="24"/>
              </w:rPr>
              <w:pPrChange w:id="348" w:author="Dr Weimar" w:date="2017-04-19T12:01:00Z">
                <w:pPr>
                  <w:pStyle w:val="PargrafodaLista"/>
                  <w:spacing w:line="360" w:lineRule="auto"/>
                  <w:ind w:hanging="720"/>
                </w:pPr>
              </w:pPrChange>
            </w:pPr>
            <w:r w:rsidRPr="00985130">
              <w:rPr>
                <w:rFonts w:ascii="Arial" w:hAnsi="Arial" w:cs="Arial"/>
                <w:sz w:val="24"/>
                <w:szCs w:val="24"/>
              </w:rPr>
              <w:t>da instância informada.</w:t>
            </w:r>
          </w:p>
          <w:p w:rsidR="00F66A2C" w:rsidRDefault="007567A0">
            <w:pPr>
              <w:pStyle w:val="PargrafodaLista"/>
              <w:spacing w:line="360" w:lineRule="auto"/>
              <w:ind w:hanging="720"/>
              <w:jc w:val="both"/>
              <w:rPr>
                <w:rFonts w:ascii="Arial" w:hAnsi="Arial" w:cs="Arial"/>
                <w:sz w:val="24"/>
                <w:szCs w:val="24"/>
              </w:rPr>
              <w:pPrChange w:id="349" w:author="Dr Weimar" w:date="2017-04-19T12:01:00Z">
                <w:pPr>
                  <w:pStyle w:val="PargrafodaLista"/>
                  <w:spacing w:line="360" w:lineRule="auto"/>
                  <w:ind w:hanging="720"/>
                </w:pPr>
              </w:pPrChange>
            </w:pPr>
            <w:r w:rsidRPr="00985130">
              <w:rPr>
                <w:rFonts w:ascii="Arial" w:hAnsi="Arial" w:cs="Arial"/>
                <w:sz w:val="24"/>
                <w:szCs w:val="24"/>
              </w:rPr>
              <w:t>O retorno da consulta deverá ser uma lista de instâncias, do mesmo tipo</w:t>
            </w:r>
          </w:p>
          <w:p w:rsidR="00F66A2C" w:rsidRDefault="007567A0">
            <w:pPr>
              <w:pStyle w:val="PargrafodaLista"/>
              <w:spacing w:line="360" w:lineRule="auto"/>
              <w:ind w:hanging="720"/>
              <w:jc w:val="both"/>
              <w:rPr>
                <w:rFonts w:ascii="Arial" w:hAnsi="Arial" w:cs="Arial"/>
                <w:sz w:val="24"/>
                <w:szCs w:val="24"/>
              </w:rPr>
              <w:pPrChange w:id="350" w:author="Dr Weimar" w:date="2017-04-19T12:01:00Z">
                <w:pPr>
                  <w:pStyle w:val="PargrafodaLista"/>
                  <w:spacing w:line="360" w:lineRule="auto"/>
                  <w:ind w:hanging="720"/>
                </w:pPr>
              </w:pPrChange>
            </w:pPr>
            <w:r w:rsidRPr="00985130">
              <w:rPr>
                <w:rFonts w:ascii="Arial" w:hAnsi="Arial" w:cs="Arial"/>
                <w:sz w:val="24"/>
                <w:szCs w:val="24"/>
              </w:rPr>
              <w:t>da informada a ferramenta, contendo o resultado da consulta.</w:t>
            </w:r>
          </w:p>
        </w:tc>
      </w:tr>
      <w:tr w:rsidR="00D03E65">
        <w:tc>
          <w:tcPr>
            <w:tcW w:w="1104" w:type="dxa"/>
            <w:tcBorders>
              <w:top w:val="single" w:sz="4" w:space="0" w:color="000000"/>
              <w:left w:val="single" w:sz="4" w:space="0" w:color="000000"/>
              <w:bottom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RF_05</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F66A2C" w:rsidRDefault="007567A0">
            <w:pPr>
              <w:pStyle w:val="PargrafodaLista"/>
              <w:spacing w:line="360" w:lineRule="auto"/>
              <w:ind w:left="0"/>
              <w:jc w:val="both"/>
              <w:rPr>
                <w:rFonts w:ascii="Arial" w:hAnsi="Arial" w:cs="Arial"/>
                <w:b/>
                <w:sz w:val="24"/>
                <w:szCs w:val="24"/>
              </w:rPr>
              <w:pPrChange w:id="351" w:author="Dr Weimar" w:date="2017-04-19T12:02:00Z">
                <w:pPr>
                  <w:pStyle w:val="PargrafodaLista"/>
                  <w:spacing w:line="360" w:lineRule="auto"/>
                  <w:ind w:left="0"/>
                </w:pPr>
              </w:pPrChange>
            </w:pPr>
            <w:r w:rsidRPr="00985130">
              <w:rPr>
                <w:rFonts w:ascii="Arial" w:hAnsi="Arial" w:cs="Arial"/>
                <w:b/>
                <w:sz w:val="24"/>
                <w:szCs w:val="24"/>
              </w:rPr>
              <w:t>Gerenciamento da estrutura de consultas com sql</w:t>
            </w:r>
          </w:p>
          <w:p w:rsidR="00F66A2C" w:rsidRDefault="007567A0">
            <w:pPr>
              <w:pStyle w:val="PargrafodaLista"/>
              <w:spacing w:line="360" w:lineRule="auto"/>
              <w:ind w:hanging="720"/>
              <w:jc w:val="both"/>
              <w:rPr>
                <w:rFonts w:ascii="Arial" w:hAnsi="Arial" w:cs="Arial"/>
                <w:sz w:val="24"/>
                <w:szCs w:val="24"/>
              </w:rPr>
              <w:pPrChange w:id="352" w:author="Dr Weimar" w:date="2017-04-19T12:02:00Z">
                <w:pPr>
                  <w:pStyle w:val="PargrafodaLista"/>
                  <w:spacing w:line="360" w:lineRule="auto"/>
                  <w:ind w:hanging="720"/>
                </w:pPr>
              </w:pPrChange>
            </w:pPr>
            <w:r w:rsidRPr="00985130">
              <w:rPr>
                <w:rFonts w:ascii="Arial" w:hAnsi="Arial" w:cs="Arial"/>
                <w:sz w:val="24"/>
                <w:szCs w:val="24"/>
              </w:rPr>
              <w:t xml:space="preserve">Para utilizar as estruturas de pesquisa, a </w:t>
            </w:r>
          </w:p>
          <w:p w:rsidR="00F66A2C" w:rsidRDefault="007567A0">
            <w:pPr>
              <w:pStyle w:val="PargrafodaLista"/>
              <w:spacing w:line="360" w:lineRule="auto"/>
              <w:ind w:hanging="720"/>
              <w:jc w:val="both"/>
              <w:rPr>
                <w:rFonts w:ascii="Arial" w:hAnsi="Arial" w:cs="Arial"/>
                <w:sz w:val="24"/>
                <w:szCs w:val="24"/>
              </w:rPr>
              <w:pPrChange w:id="353" w:author="Dr Weimar" w:date="2017-04-19T12:02:00Z">
                <w:pPr>
                  <w:pStyle w:val="PargrafodaLista"/>
                  <w:spacing w:line="360" w:lineRule="auto"/>
                  <w:ind w:hanging="720"/>
                </w:pPr>
              </w:pPrChange>
            </w:pPr>
            <w:r w:rsidRPr="00985130">
              <w:rPr>
                <w:rFonts w:ascii="Arial" w:hAnsi="Arial" w:cs="Arial"/>
                <w:sz w:val="24"/>
                <w:szCs w:val="24"/>
              </w:rPr>
              <w:t>ferramenta deverá disponibilizar interfaces para que se possa realizar</w:t>
            </w:r>
          </w:p>
          <w:p w:rsidR="00F66A2C" w:rsidRDefault="007567A0">
            <w:pPr>
              <w:pStyle w:val="PargrafodaLista"/>
              <w:spacing w:line="360" w:lineRule="auto"/>
              <w:ind w:hanging="720"/>
              <w:jc w:val="both"/>
              <w:rPr>
                <w:rFonts w:ascii="Arial" w:hAnsi="Arial" w:cs="Arial"/>
                <w:sz w:val="24"/>
                <w:szCs w:val="24"/>
              </w:rPr>
              <w:pPrChange w:id="354" w:author="Dr Weimar" w:date="2017-04-19T12:02:00Z">
                <w:pPr>
                  <w:pStyle w:val="PargrafodaLista"/>
                  <w:spacing w:line="360" w:lineRule="auto"/>
                  <w:ind w:hanging="720"/>
                </w:pPr>
              </w:pPrChange>
            </w:pPr>
            <w:r w:rsidRPr="00985130">
              <w:rPr>
                <w:rFonts w:ascii="Arial" w:hAnsi="Arial" w:cs="Arial"/>
                <w:sz w:val="24"/>
                <w:szCs w:val="24"/>
              </w:rPr>
              <w:t>as devidas ações.</w:t>
            </w:r>
          </w:p>
          <w:p w:rsidR="00F66A2C" w:rsidRDefault="007567A0">
            <w:pPr>
              <w:pStyle w:val="PargrafodaLista"/>
              <w:spacing w:line="360" w:lineRule="auto"/>
              <w:ind w:hanging="720"/>
              <w:jc w:val="both"/>
              <w:rPr>
                <w:rFonts w:ascii="Arial" w:hAnsi="Arial" w:cs="Arial"/>
                <w:sz w:val="24"/>
                <w:szCs w:val="24"/>
              </w:rPr>
              <w:pPrChange w:id="355" w:author="Dr Weimar" w:date="2017-04-19T12:02:00Z">
                <w:pPr>
                  <w:pStyle w:val="PargrafodaLista"/>
                  <w:spacing w:line="360" w:lineRule="auto"/>
                  <w:ind w:hanging="720"/>
                </w:pPr>
              </w:pPrChange>
            </w:pPr>
            <w:r w:rsidRPr="00985130">
              <w:rPr>
                <w:rFonts w:ascii="Arial" w:hAnsi="Arial" w:cs="Arial"/>
                <w:sz w:val="24"/>
                <w:szCs w:val="24"/>
              </w:rPr>
              <w:t>Para tanto deverá ser disponibilizada uma interface que seja capaz de</w:t>
            </w:r>
          </w:p>
          <w:p w:rsidR="00F66A2C" w:rsidRDefault="007567A0">
            <w:pPr>
              <w:pStyle w:val="PargrafodaLista"/>
              <w:spacing w:line="360" w:lineRule="auto"/>
              <w:ind w:hanging="720"/>
              <w:jc w:val="both"/>
              <w:rPr>
                <w:rFonts w:ascii="Arial" w:hAnsi="Arial" w:cs="Arial"/>
                <w:sz w:val="24"/>
                <w:szCs w:val="24"/>
              </w:rPr>
              <w:pPrChange w:id="356" w:author="Dr Weimar" w:date="2017-04-19T12:02:00Z">
                <w:pPr>
                  <w:pStyle w:val="PargrafodaLista"/>
                  <w:spacing w:line="360" w:lineRule="auto"/>
                  <w:ind w:hanging="720"/>
                </w:pPr>
              </w:pPrChange>
            </w:pPr>
            <w:r w:rsidRPr="00985130">
              <w:rPr>
                <w:rFonts w:ascii="Arial" w:hAnsi="Arial" w:cs="Arial"/>
                <w:sz w:val="24"/>
                <w:szCs w:val="24"/>
              </w:rPr>
              <w:t>receber qualquer instância de classe, uma consulta no formato sql e</w:t>
            </w:r>
          </w:p>
          <w:p w:rsidR="00F66A2C" w:rsidRDefault="007567A0">
            <w:pPr>
              <w:pStyle w:val="PargrafodaLista"/>
              <w:spacing w:line="360" w:lineRule="auto"/>
              <w:ind w:hanging="720"/>
              <w:jc w:val="both"/>
              <w:rPr>
                <w:rFonts w:ascii="Arial" w:hAnsi="Arial" w:cs="Arial"/>
                <w:sz w:val="24"/>
                <w:szCs w:val="24"/>
              </w:rPr>
              <w:pPrChange w:id="357" w:author="Dr Weimar" w:date="2017-04-19T12:02:00Z">
                <w:pPr>
                  <w:pStyle w:val="PargrafodaLista"/>
                  <w:spacing w:line="360" w:lineRule="auto"/>
                  <w:ind w:hanging="720"/>
                </w:pPr>
              </w:pPrChange>
            </w:pPr>
            <w:r w:rsidRPr="00985130">
              <w:rPr>
                <w:rFonts w:ascii="Arial" w:hAnsi="Arial" w:cs="Arial"/>
                <w:sz w:val="24"/>
                <w:szCs w:val="24"/>
              </w:rPr>
              <w:t>realizar uma consulta a base de dados, tomando como base o sql</w:t>
            </w:r>
          </w:p>
          <w:p w:rsidR="00F66A2C" w:rsidRDefault="007567A0">
            <w:pPr>
              <w:pStyle w:val="PargrafodaLista"/>
              <w:spacing w:line="360" w:lineRule="auto"/>
              <w:ind w:hanging="720"/>
              <w:jc w:val="both"/>
              <w:rPr>
                <w:rFonts w:ascii="Arial" w:hAnsi="Arial" w:cs="Arial"/>
                <w:sz w:val="24"/>
                <w:szCs w:val="24"/>
              </w:rPr>
              <w:pPrChange w:id="358" w:author="Dr Weimar" w:date="2017-04-19T12:02:00Z">
                <w:pPr>
                  <w:pStyle w:val="PargrafodaLista"/>
                  <w:spacing w:line="360" w:lineRule="auto"/>
                  <w:ind w:hanging="720"/>
                </w:pPr>
              </w:pPrChange>
            </w:pPr>
            <w:r w:rsidRPr="00985130">
              <w:rPr>
                <w:rFonts w:ascii="Arial" w:hAnsi="Arial" w:cs="Arial"/>
                <w:sz w:val="24"/>
                <w:szCs w:val="24"/>
              </w:rPr>
              <w:t>informado pelo usuário.</w:t>
            </w:r>
          </w:p>
          <w:p w:rsidR="00F66A2C" w:rsidRDefault="007567A0">
            <w:pPr>
              <w:pStyle w:val="PargrafodaLista"/>
              <w:spacing w:line="360" w:lineRule="auto"/>
              <w:ind w:hanging="720"/>
              <w:jc w:val="both"/>
              <w:rPr>
                <w:rFonts w:ascii="Arial" w:hAnsi="Arial" w:cs="Arial"/>
                <w:sz w:val="24"/>
                <w:szCs w:val="24"/>
              </w:rPr>
              <w:pPrChange w:id="359" w:author="Dr Weimar" w:date="2017-04-19T12:02:00Z">
                <w:pPr>
                  <w:pStyle w:val="PargrafodaLista"/>
                  <w:spacing w:line="360" w:lineRule="auto"/>
                  <w:ind w:hanging="720"/>
                </w:pPr>
              </w:pPrChange>
            </w:pPr>
            <w:r w:rsidRPr="00985130">
              <w:rPr>
                <w:rFonts w:ascii="Arial" w:hAnsi="Arial" w:cs="Arial"/>
                <w:sz w:val="24"/>
                <w:szCs w:val="24"/>
              </w:rPr>
              <w:t>O retorno da consulta deverá ser uma lista de instâncias, do mesmo tipo</w:t>
            </w:r>
          </w:p>
          <w:p w:rsidR="00F66A2C" w:rsidRDefault="007567A0">
            <w:pPr>
              <w:pStyle w:val="PargrafodaLista"/>
              <w:spacing w:line="360" w:lineRule="auto"/>
              <w:ind w:left="0"/>
              <w:jc w:val="both"/>
              <w:rPr>
                <w:rFonts w:ascii="Arial" w:hAnsi="Arial" w:cs="Arial"/>
                <w:sz w:val="24"/>
                <w:szCs w:val="24"/>
              </w:rPr>
              <w:pPrChange w:id="360" w:author="Dr Weimar" w:date="2017-04-19T12:02:00Z">
                <w:pPr>
                  <w:pStyle w:val="PargrafodaLista"/>
                  <w:spacing w:line="360" w:lineRule="auto"/>
                  <w:ind w:left="0"/>
                </w:pPr>
              </w:pPrChange>
            </w:pPr>
            <w:r w:rsidRPr="00985130">
              <w:rPr>
                <w:rFonts w:ascii="Arial" w:hAnsi="Arial" w:cs="Arial"/>
                <w:sz w:val="24"/>
                <w:szCs w:val="24"/>
              </w:rPr>
              <w:t>da informada a ferramenta, contendo o resultado da consulta.</w:t>
            </w:r>
          </w:p>
        </w:tc>
      </w:tr>
      <w:tr w:rsidR="00D03E65">
        <w:tc>
          <w:tcPr>
            <w:tcW w:w="1104" w:type="dxa"/>
            <w:tcBorders>
              <w:top w:val="single" w:sz="4" w:space="0" w:color="000000"/>
              <w:left w:val="single" w:sz="4" w:space="0" w:color="000000"/>
              <w:bottom w:val="single" w:sz="4" w:space="0" w:color="000000"/>
            </w:tcBorders>
            <w:shd w:val="clear" w:color="auto" w:fill="auto"/>
            <w:tcMar>
              <w:left w:w="103" w:type="dxa"/>
            </w:tcMar>
          </w:tcPr>
          <w:p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RF_06</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F66A2C" w:rsidRDefault="007567A0">
            <w:pPr>
              <w:pStyle w:val="PargrafodaLista"/>
              <w:spacing w:line="360" w:lineRule="auto"/>
              <w:ind w:left="0"/>
              <w:jc w:val="both"/>
              <w:rPr>
                <w:rFonts w:ascii="Arial" w:hAnsi="Arial" w:cs="Arial"/>
                <w:b/>
                <w:sz w:val="24"/>
                <w:szCs w:val="24"/>
              </w:rPr>
              <w:pPrChange w:id="361" w:author="Dr Weimar" w:date="2017-04-19T12:02:00Z">
                <w:pPr>
                  <w:pStyle w:val="PargrafodaLista"/>
                  <w:spacing w:line="360" w:lineRule="auto"/>
                  <w:ind w:left="0"/>
                </w:pPr>
              </w:pPrChange>
            </w:pPr>
            <w:r w:rsidRPr="00985130">
              <w:rPr>
                <w:rFonts w:ascii="Arial" w:hAnsi="Arial" w:cs="Arial"/>
                <w:b/>
                <w:sz w:val="24"/>
                <w:szCs w:val="24"/>
              </w:rPr>
              <w:t>Gerenciamento da estrutura de persistência</w:t>
            </w:r>
          </w:p>
          <w:p w:rsidR="00F66A2C" w:rsidRDefault="007567A0">
            <w:pPr>
              <w:pStyle w:val="PargrafodaLista"/>
              <w:spacing w:line="360" w:lineRule="auto"/>
              <w:ind w:left="0"/>
              <w:jc w:val="both"/>
              <w:rPr>
                <w:rFonts w:ascii="Arial" w:hAnsi="Arial" w:cs="Arial"/>
                <w:sz w:val="24"/>
                <w:szCs w:val="24"/>
              </w:rPr>
              <w:pPrChange w:id="362" w:author="Dr Weimar" w:date="2017-04-19T12:02:00Z">
                <w:pPr>
                  <w:pStyle w:val="PargrafodaLista"/>
                  <w:spacing w:line="360" w:lineRule="auto"/>
                  <w:ind w:left="0"/>
                </w:pPr>
              </w:pPrChange>
            </w:pPr>
            <w:r w:rsidRPr="00985130">
              <w:rPr>
                <w:rFonts w:ascii="Arial" w:hAnsi="Arial" w:cs="Arial"/>
                <w:sz w:val="24"/>
                <w:szCs w:val="24"/>
              </w:rPr>
              <w:t>Para utilizar as estruturas de persistência de dados, a ferramenta deverá disponibilizar interfaces para que se possa realizar as devidas ações.</w:t>
            </w:r>
          </w:p>
          <w:p w:rsidR="00F66A2C" w:rsidRDefault="007567A0">
            <w:pPr>
              <w:pStyle w:val="PargrafodaLista"/>
              <w:spacing w:line="360" w:lineRule="auto"/>
              <w:ind w:left="0"/>
              <w:jc w:val="both"/>
              <w:rPr>
                <w:rFonts w:ascii="Arial" w:hAnsi="Arial" w:cs="Arial"/>
                <w:sz w:val="24"/>
                <w:szCs w:val="24"/>
              </w:rPr>
              <w:pPrChange w:id="363" w:author="Dr Weimar" w:date="2017-04-19T12:02:00Z">
                <w:pPr>
                  <w:pStyle w:val="PargrafodaLista"/>
                  <w:spacing w:line="360" w:lineRule="auto"/>
                  <w:ind w:left="0"/>
                </w:pPr>
              </w:pPrChange>
            </w:pPr>
            <w:r w:rsidRPr="00985130">
              <w:rPr>
                <w:rFonts w:ascii="Arial" w:hAnsi="Arial" w:cs="Arial"/>
                <w:sz w:val="24"/>
                <w:szCs w:val="24"/>
              </w:rPr>
              <w:t>Para tanto, deverá ser disponibilizada uma interface que se permita realizar qualquer tipo de persistência de dados. Será um único ponto de acesso onde se possa realizar as ações de Inserts, Updates e Deletes.</w:t>
            </w:r>
          </w:p>
          <w:p w:rsidR="00F66A2C" w:rsidRDefault="007567A0">
            <w:pPr>
              <w:pStyle w:val="PargrafodaLista"/>
              <w:spacing w:line="360" w:lineRule="auto"/>
              <w:ind w:left="0"/>
              <w:jc w:val="both"/>
              <w:rPr>
                <w:rFonts w:ascii="Arial" w:hAnsi="Arial" w:cs="Arial"/>
                <w:sz w:val="24"/>
                <w:szCs w:val="24"/>
              </w:rPr>
              <w:pPrChange w:id="364" w:author="Dr Weimar" w:date="2017-04-19T12:02:00Z">
                <w:pPr>
                  <w:pStyle w:val="PargrafodaLista"/>
                  <w:spacing w:line="360" w:lineRule="auto"/>
                  <w:ind w:left="0"/>
                </w:pPr>
              </w:pPrChange>
            </w:pPr>
            <w:r w:rsidRPr="00985130">
              <w:rPr>
                <w:rFonts w:ascii="Arial" w:hAnsi="Arial" w:cs="Arial"/>
                <w:sz w:val="24"/>
                <w:szCs w:val="24"/>
              </w:rPr>
              <w:t>Esta estrutura deverá receber uma instância de classe que represente uma tabela do banco de dados, com seu respectivo tipo de ação solicitado, seja um Insert, Update ou Delete.</w:t>
            </w:r>
          </w:p>
          <w:p w:rsidR="00F66A2C" w:rsidRDefault="007567A0">
            <w:pPr>
              <w:pStyle w:val="PargrafodaLista"/>
              <w:spacing w:line="360" w:lineRule="auto"/>
              <w:ind w:left="0"/>
              <w:jc w:val="both"/>
              <w:rPr>
                <w:rFonts w:ascii="Arial" w:hAnsi="Arial" w:cs="Arial"/>
                <w:sz w:val="24"/>
                <w:szCs w:val="24"/>
              </w:rPr>
              <w:pPrChange w:id="365" w:author="Dr Weimar" w:date="2017-04-19T12:02:00Z">
                <w:pPr>
                  <w:pStyle w:val="PargrafodaLista"/>
                  <w:spacing w:line="360" w:lineRule="auto"/>
                  <w:ind w:left="0"/>
                </w:pPr>
              </w:pPrChange>
            </w:pPr>
            <w:r w:rsidRPr="00985130">
              <w:rPr>
                <w:rFonts w:ascii="Arial" w:hAnsi="Arial" w:cs="Arial"/>
                <w:sz w:val="24"/>
                <w:szCs w:val="24"/>
              </w:rPr>
              <w:t>Baseado nos valores das propriedades da instância informada, a ferramenta deverá ser capaz de realizar a ação solicitada.</w:t>
            </w:r>
          </w:p>
          <w:p w:rsidR="00F66A2C" w:rsidRDefault="007567A0">
            <w:pPr>
              <w:pStyle w:val="PargrafodaLista"/>
              <w:spacing w:line="360" w:lineRule="auto"/>
              <w:ind w:left="0"/>
              <w:jc w:val="both"/>
              <w:rPr>
                <w:rFonts w:ascii="Arial" w:hAnsi="Arial" w:cs="Arial"/>
                <w:sz w:val="24"/>
                <w:szCs w:val="24"/>
              </w:rPr>
              <w:pPrChange w:id="366" w:author="Dr Weimar" w:date="2017-04-19T12:02:00Z">
                <w:pPr>
                  <w:pStyle w:val="PargrafodaLista"/>
                  <w:spacing w:line="360" w:lineRule="auto"/>
                  <w:ind w:left="0"/>
                </w:pPr>
              </w:pPrChange>
            </w:pPr>
            <w:r w:rsidRPr="00985130">
              <w:rPr>
                <w:rFonts w:ascii="Arial" w:hAnsi="Arial" w:cs="Arial"/>
                <w:sz w:val="24"/>
                <w:szCs w:val="24"/>
              </w:rPr>
              <w:lastRenderedPageBreak/>
              <w:t>Como retorno da ação, a ferramenta deverá sempre retornar o id(primarekey) do registro trabalhado, se houver.</w:t>
            </w:r>
          </w:p>
        </w:tc>
      </w:tr>
    </w:tbl>
    <w:p w:rsidR="00D03E65" w:rsidRDefault="00D03E65">
      <w:pPr>
        <w:pStyle w:val="PargrafodaLista"/>
        <w:ind w:left="0"/>
        <w:rPr>
          <w:rFonts w:ascii="Arial" w:hAnsi="Arial" w:cs="Arial"/>
          <w:b/>
          <w:sz w:val="28"/>
          <w:szCs w:val="28"/>
        </w:rPr>
      </w:pPr>
    </w:p>
    <w:p w:rsidR="00D03E65" w:rsidRDefault="007567A0">
      <w:pPr>
        <w:pStyle w:val="Ttulo3"/>
      </w:pPr>
      <w:bookmarkStart w:id="367" w:name="__RefHeading___Toc4059_990249200"/>
      <w:bookmarkStart w:id="368" w:name="_Toc479953317"/>
      <w:bookmarkEnd w:id="367"/>
      <w:r>
        <w:t>5.1.2 Requisitos Não Funcionais</w:t>
      </w:r>
      <w:bookmarkEnd w:id="368"/>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638"/>
        <w:gridCol w:w="8000"/>
      </w:tblGrid>
      <w:tr w:rsidR="00D03E65">
        <w:tc>
          <w:tcPr>
            <w:tcW w:w="1638" w:type="dxa"/>
            <w:tcBorders>
              <w:top w:val="single" w:sz="2" w:space="0" w:color="000000"/>
              <w:left w:val="single" w:sz="2" w:space="0" w:color="000000"/>
              <w:bottom w:val="single" w:sz="2" w:space="0" w:color="000000"/>
            </w:tcBorders>
            <w:shd w:val="clear" w:color="auto" w:fill="auto"/>
            <w:tcMar>
              <w:left w:w="54" w:type="dxa"/>
            </w:tcMar>
          </w:tcPr>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Código</w:t>
            </w:r>
          </w:p>
        </w:tc>
        <w:tc>
          <w:tcPr>
            <w:tcW w:w="80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Descrição</w:t>
            </w:r>
          </w:p>
        </w:tc>
      </w:tr>
      <w:tr w:rsidR="00D03E65">
        <w:tc>
          <w:tcPr>
            <w:tcW w:w="1638" w:type="dxa"/>
            <w:tcBorders>
              <w:left w:val="single" w:sz="2" w:space="0" w:color="000000"/>
              <w:bottom w:val="single" w:sz="2" w:space="0" w:color="000000"/>
            </w:tcBorders>
            <w:shd w:val="clear" w:color="auto" w:fill="auto"/>
            <w:tcMar>
              <w:left w:w="54" w:type="dxa"/>
            </w:tcMar>
          </w:tcPr>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RNF_01</w:t>
            </w:r>
          </w:p>
        </w:tc>
        <w:tc>
          <w:tcPr>
            <w:tcW w:w="8000" w:type="dxa"/>
            <w:tcBorders>
              <w:left w:val="single" w:sz="2" w:space="0" w:color="000000"/>
              <w:bottom w:val="single" w:sz="2" w:space="0" w:color="000000"/>
              <w:right w:val="single" w:sz="2" w:space="0" w:color="000000"/>
            </w:tcBorders>
            <w:shd w:val="clear" w:color="auto" w:fill="auto"/>
            <w:tcMar>
              <w:left w:w="54" w:type="dxa"/>
            </w:tcMar>
          </w:tcPr>
          <w:p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Estrutura complementar de consultas</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A ferramenta deverá disponibilizar para o usuário uma estrutura auxiliar para o desenvolvimento de consultas. Essa estrutura deverá ser chamada de ComplementoConsulta e será uma interface capaz de realizar as ações descritas abaixo:</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restrições do tipo IN e Not IN em lista de objetos;</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restrições dentro do período de datas e tempos;</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restrições fora do período de datas e tempos;</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verificações elementos nulos em atributos de tuplas, tais como os comandos sqlisnull e isnotnull;</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joins com qualquer tabela, fazendo com que consultas que apontem para uma única tabela possa realizar joins com qualquer tabela baseado na vontade e necessidade do usuário;</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incluir novas restrições a consulta, além dos valores informados nas propriedades da instância de objetos informados para a interface de captação de consultas da ferramenta. Estas restrições podem ser cláusula AND e cláusulas OR;</w:t>
            </w:r>
          </w:p>
        </w:tc>
      </w:tr>
      <w:tr w:rsidR="00D03E65">
        <w:tc>
          <w:tcPr>
            <w:tcW w:w="1638" w:type="dxa"/>
            <w:tcBorders>
              <w:left w:val="single" w:sz="2" w:space="0" w:color="000000"/>
              <w:bottom w:val="single" w:sz="2" w:space="0" w:color="000000"/>
            </w:tcBorders>
            <w:shd w:val="clear" w:color="auto" w:fill="auto"/>
            <w:tcMar>
              <w:left w:w="54" w:type="dxa"/>
            </w:tcMar>
          </w:tcPr>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RNF_02</w:t>
            </w:r>
          </w:p>
        </w:tc>
        <w:tc>
          <w:tcPr>
            <w:tcW w:w="8000" w:type="dxa"/>
            <w:tcBorders>
              <w:left w:val="single" w:sz="2" w:space="0" w:color="000000"/>
              <w:bottom w:val="single" w:sz="2" w:space="0" w:color="000000"/>
              <w:right w:val="single" w:sz="2" w:space="0" w:color="000000"/>
            </w:tcBorders>
            <w:shd w:val="clear" w:color="auto" w:fill="auto"/>
            <w:tcMar>
              <w:left w:w="54" w:type="dxa"/>
            </w:tcMar>
          </w:tcPr>
          <w:p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Desenvolvimento de consultas</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Baseado e</w:t>
            </w:r>
            <w:r w:rsidR="00890AD9" w:rsidRPr="00985130">
              <w:rPr>
                <w:rFonts w:ascii="Arial" w:hAnsi="Arial"/>
                <w:sz w:val="24"/>
                <w:szCs w:val="24"/>
              </w:rPr>
              <w:t>m RNF_01, a ferramenta deverá disponib</w:t>
            </w:r>
            <w:r w:rsidRPr="00985130">
              <w:rPr>
                <w:rFonts w:ascii="Arial" w:hAnsi="Arial"/>
                <w:sz w:val="24"/>
                <w:szCs w:val="24"/>
              </w:rPr>
              <w:t>i</w:t>
            </w:r>
            <w:r w:rsidR="00890AD9" w:rsidRPr="00985130">
              <w:rPr>
                <w:rFonts w:ascii="Arial" w:hAnsi="Arial"/>
                <w:sz w:val="24"/>
                <w:szCs w:val="24"/>
              </w:rPr>
              <w:t>li</w:t>
            </w:r>
            <w:r w:rsidRPr="00985130">
              <w:rPr>
                <w:rFonts w:ascii="Arial" w:hAnsi="Arial"/>
                <w:sz w:val="24"/>
                <w:szCs w:val="24"/>
              </w:rPr>
              <w:t xml:space="preserve">zar uma estrutura que seja capaz de realizar o desenvolvimento de qualquer consulta por meio de código JAVA, sem que seja necessário o usuário escrever </w:t>
            </w:r>
            <w:r w:rsidRPr="00985130">
              <w:rPr>
                <w:rFonts w:ascii="Arial" w:hAnsi="Arial"/>
                <w:sz w:val="24"/>
                <w:szCs w:val="24"/>
              </w:rPr>
              <w:lastRenderedPageBreak/>
              <w:t>nenhum comando SQL.</w:t>
            </w:r>
          </w:p>
          <w:p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Para tanto, na estrutura de RNF_01, deverá ser criado uma maneira para que seja inserida um nome de tabela e através da estrutura de joins e o restante das restrições que estarão preparadas, possa-se realizar qualquer tipo de consulta, onde o retorno desta será o mesmo retorno descritos em RNF_04.</w:t>
            </w:r>
          </w:p>
        </w:tc>
      </w:tr>
    </w:tbl>
    <w:p w:rsidR="00D03E65" w:rsidRDefault="00D03E65">
      <w:pPr>
        <w:pStyle w:val="PargrafodaLista"/>
        <w:ind w:left="0"/>
        <w:rPr>
          <w:rFonts w:ascii="Arial" w:hAnsi="Arial" w:cs="Arial"/>
          <w:sz w:val="28"/>
          <w:szCs w:val="28"/>
        </w:rPr>
      </w:pPr>
    </w:p>
    <w:p w:rsidR="00D03E65" w:rsidRDefault="00D03E65">
      <w:pPr>
        <w:pStyle w:val="PargrafodaLista"/>
        <w:ind w:left="0"/>
        <w:rPr>
          <w:rFonts w:ascii="Arial" w:hAnsi="Arial" w:cs="Arial"/>
          <w:sz w:val="28"/>
          <w:szCs w:val="28"/>
        </w:rPr>
      </w:pPr>
    </w:p>
    <w:p w:rsidR="00890AD9" w:rsidRDefault="00890AD9">
      <w:pPr>
        <w:pStyle w:val="Ttulo2"/>
      </w:pPr>
      <w:bookmarkStart w:id="369" w:name="__RefHeading___Toc4061_990249200"/>
      <w:bookmarkStart w:id="370" w:name="_Toc479953318"/>
      <w:bookmarkEnd w:id="369"/>
    </w:p>
    <w:p w:rsidR="00890AD9" w:rsidRDefault="00890AD9">
      <w:pPr>
        <w:pStyle w:val="Ttulo2"/>
      </w:pPr>
    </w:p>
    <w:p w:rsidR="00890AD9" w:rsidRDefault="00890AD9">
      <w:pPr>
        <w:pStyle w:val="Ttulo2"/>
      </w:pPr>
    </w:p>
    <w:p w:rsidR="00D03E65" w:rsidRDefault="007567A0">
      <w:pPr>
        <w:pStyle w:val="Ttulo2"/>
      </w:pPr>
      <w:r>
        <w:t>5.2 Diagrama de Caso de Uso</w:t>
      </w:r>
      <w:bookmarkEnd w:id="370"/>
    </w:p>
    <w:p w:rsidR="00D03E65" w:rsidRDefault="00D03E65">
      <w:pPr>
        <w:pStyle w:val="PargrafodaLista"/>
        <w:ind w:left="0"/>
        <w:rPr>
          <w:rFonts w:ascii="Arial" w:hAnsi="Arial" w:cs="Arial"/>
          <w:b/>
          <w:sz w:val="28"/>
          <w:szCs w:val="28"/>
        </w:rPr>
      </w:pPr>
    </w:p>
    <w:p w:rsidR="00D03E65" w:rsidRDefault="007567A0">
      <w:pPr>
        <w:pStyle w:val="PargrafodaLista"/>
        <w:ind w:left="0"/>
        <w:rPr>
          <w:rFonts w:ascii="Arial" w:hAnsi="Arial" w:cs="Arial"/>
          <w:b/>
          <w:sz w:val="28"/>
          <w:szCs w:val="28"/>
        </w:rPr>
      </w:pPr>
      <w:r>
        <w:rPr>
          <w:rFonts w:ascii="Arial" w:hAnsi="Arial" w:cs="Arial"/>
          <w:b/>
          <w:noProof/>
          <w:sz w:val="28"/>
          <w:szCs w:val="28"/>
          <w:lang w:eastAsia="pt-BR"/>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74310" cy="23983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30"/>
                    <a:stretch>
                      <a:fillRect/>
                    </a:stretch>
                  </pic:blipFill>
                  <pic:spPr bwMode="auto">
                    <a:xfrm>
                      <a:off x="0" y="0"/>
                      <a:ext cx="5274310" cy="2398395"/>
                    </a:xfrm>
                    <a:prstGeom prst="rect">
                      <a:avLst/>
                    </a:prstGeom>
                  </pic:spPr>
                </pic:pic>
              </a:graphicData>
            </a:graphic>
          </wp:anchor>
        </w:drawing>
      </w:r>
    </w:p>
    <w:p w:rsidR="006C2C6A" w:rsidRDefault="006C2C6A">
      <w:pPr>
        <w:pStyle w:val="Ttulo2"/>
      </w:pPr>
      <w:bookmarkStart w:id="371" w:name="__RefHeading___Toc4063_990249200"/>
      <w:bookmarkEnd w:id="371"/>
    </w:p>
    <w:p w:rsidR="006C2C6A" w:rsidRDefault="006C2C6A">
      <w:pPr>
        <w:pStyle w:val="Ttulo2"/>
      </w:pPr>
    </w:p>
    <w:p w:rsidR="006C2C6A" w:rsidRDefault="006C2C6A">
      <w:pPr>
        <w:pStyle w:val="Ttulo2"/>
      </w:pPr>
    </w:p>
    <w:p w:rsidR="006C2C6A" w:rsidRDefault="006C2C6A">
      <w:pPr>
        <w:pStyle w:val="Ttulo2"/>
      </w:pPr>
    </w:p>
    <w:p w:rsidR="006C2C6A" w:rsidRDefault="006C2C6A">
      <w:pPr>
        <w:pStyle w:val="Ttulo2"/>
      </w:pPr>
    </w:p>
    <w:p w:rsidR="006C2C6A" w:rsidRDefault="006C2C6A">
      <w:pPr>
        <w:pStyle w:val="Ttulo2"/>
      </w:pPr>
    </w:p>
    <w:p w:rsidR="006C2C6A" w:rsidRDefault="006C2C6A">
      <w:pPr>
        <w:pStyle w:val="Ttulo2"/>
      </w:pPr>
    </w:p>
    <w:p w:rsidR="00D03E65" w:rsidRDefault="007567A0" w:rsidP="006C2C6A">
      <w:pPr>
        <w:pStyle w:val="Ttulo2"/>
        <w:rPr>
          <w:ins w:id="372" w:author="Dr Weimar" w:date="2017-04-19T12:02:00Z"/>
        </w:rPr>
      </w:pPr>
      <w:bookmarkStart w:id="373" w:name="_Toc479953319"/>
      <w:r>
        <w:t>5.3 Especificações dos casos de uso</w:t>
      </w:r>
      <w:bookmarkEnd w:id="373"/>
    </w:p>
    <w:p w:rsidR="00F66A2C" w:rsidRDefault="009D7CB7">
      <w:pPr>
        <w:pStyle w:val="Corpodetexto"/>
        <w:pPrChange w:id="374" w:author="Dr Weimar" w:date="2017-04-19T12:02:00Z">
          <w:pPr>
            <w:pStyle w:val="Ttulo2"/>
          </w:pPr>
        </w:pPrChange>
      </w:pPr>
      <w:ins w:id="375" w:author="Dr Weimar" w:date="2017-04-19T12:02:00Z">
        <w:r>
          <w:t>Colocar uma introdução</w:t>
        </w:r>
      </w:ins>
    </w:p>
    <w:p w:rsidR="00D03E65" w:rsidRDefault="007567A0">
      <w:pPr>
        <w:pStyle w:val="Ttulo3"/>
      </w:pPr>
      <w:bookmarkStart w:id="376" w:name="__RefHeading___Toc4065_990249200"/>
      <w:bookmarkStart w:id="377" w:name="_Toc479953320"/>
      <w:bookmarkEnd w:id="376"/>
      <w:r>
        <w:t>5.3.1 Configura ferramenta</w:t>
      </w:r>
      <w:bookmarkEnd w:id="377"/>
    </w:p>
    <w:p w:rsidR="00D03E65" w:rsidRPr="003E6C8A" w:rsidRDefault="007567A0" w:rsidP="001C4D33">
      <w:pPr>
        <w:pStyle w:val="PargrafodaLista"/>
        <w:spacing w:line="360" w:lineRule="auto"/>
        <w:ind w:left="0"/>
        <w:jc w:val="both"/>
        <w:rPr>
          <w:rFonts w:ascii="Arial" w:hAnsi="Arial" w:cs="Arial"/>
          <w:sz w:val="24"/>
          <w:szCs w:val="24"/>
        </w:rPr>
      </w:pPr>
      <w:r>
        <w:rPr>
          <w:rFonts w:ascii="Arial" w:hAnsi="Arial" w:cs="Arial"/>
          <w:sz w:val="28"/>
          <w:szCs w:val="28"/>
        </w:rPr>
        <w:tab/>
      </w:r>
      <w:r w:rsidRPr="003E6C8A">
        <w:rPr>
          <w:rFonts w:ascii="Arial" w:hAnsi="Arial" w:cs="Arial"/>
          <w:sz w:val="24"/>
          <w:szCs w:val="24"/>
        </w:rPr>
        <w:t>O caso de uso Configura Ferramenta possibilita que o usuário programador configure a ferramenta dentro do seu projeto de desenvolvimento.</w:t>
      </w:r>
    </w:p>
    <w:p w:rsidR="00D03E65" w:rsidRPr="003E6C8A" w:rsidRDefault="00D03E65" w:rsidP="001C4D33">
      <w:pPr>
        <w:pStyle w:val="PargrafodaLista"/>
        <w:spacing w:line="360" w:lineRule="auto"/>
        <w:ind w:left="0"/>
        <w:jc w:val="both"/>
        <w:rPr>
          <w:rFonts w:ascii="Arial" w:hAnsi="Arial" w:cs="Arial"/>
          <w:sz w:val="24"/>
          <w:szCs w:val="24"/>
        </w:rPr>
      </w:pPr>
    </w:p>
    <w:p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lastRenderedPageBreak/>
        <w:t>Programador</w:t>
      </w:r>
    </w:p>
    <w:p w:rsidR="00D03E65" w:rsidRPr="003E6C8A" w:rsidRDefault="00D03E65" w:rsidP="001C4D33">
      <w:pPr>
        <w:pStyle w:val="PargrafodaLista"/>
        <w:spacing w:line="360" w:lineRule="auto"/>
        <w:ind w:left="0"/>
        <w:jc w:val="both"/>
        <w:rPr>
          <w:rFonts w:ascii="Arial" w:hAnsi="Arial" w:cs="Arial"/>
          <w:sz w:val="24"/>
          <w:szCs w:val="24"/>
        </w:rPr>
      </w:pPr>
    </w:p>
    <w:p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rsidR="00D03E65" w:rsidRPr="00342D44" w:rsidRDefault="007567A0" w:rsidP="001C4D33">
      <w:pPr>
        <w:pStyle w:val="PargrafodaLista"/>
        <w:spacing w:line="360" w:lineRule="auto"/>
        <w:ind w:left="0"/>
        <w:jc w:val="both"/>
        <w:rPr>
          <w:rFonts w:ascii="Arial" w:hAnsi="Arial" w:cs="Arial"/>
          <w:i/>
          <w:sz w:val="24"/>
          <w:szCs w:val="24"/>
          <w:rPrChange w:id="378" w:author="Dr Weimar" w:date="2017-04-19T12:03:00Z">
            <w:rPr>
              <w:rFonts w:ascii="Arial" w:hAnsi="Arial" w:cs="Arial"/>
              <w:sz w:val="24"/>
              <w:szCs w:val="24"/>
            </w:rPr>
          </w:rPrChange>
        </w:rPr>
      </w:pPr>
      <w:r w:rsidRPr="003E6C8A">
        <w:rPr>
          <w:rFonts w:ascii="Arial" w:hAnsi="Arial" w:cs="Arial"/>
          <w:sz w:val="24"/>
          <w:szCs w:val="24"/>
        </w:rPr>
        <w:t xml:space="preserve">O usuário programador deverá possuir instalado em seu computador uma IDE de desenvolvimento da tecnologia Java e o arquivo SigmaDB.jar, respectivo ao </w:t>
      </w:r>
      <w:r w:rsidR="00466D94" w:rsidRPr="00466D94">
        <w:rPr>
          <w:rFonts w:ascii="Arial" w:hAnsi="Arial" w:cs="Arial"/>
          <w:i/>
          <w:sz w:val="24"/>
          <w:szCs w:val="24"/>
          <w:rPrChange w:id="379" w:author="Dr Weimar" w:date="2017-04-19T12:03:00Z">
            <w:rPr>
              <w:rFonts w:ascii="Arial" w:eastAsia="SimSun" w:hAnsi="Arial" w:cs="Arial"/>
              <w:b/>
              <w:sz w:val="24"/>
              <w:szCs w:val="24"/>
            </w:rPr>
          </w:rPrChange>
        </w:rPr>
        <w:t>framework.</w:t>
      </w:r>
    </w:p>
    <w:p w:rsidR="00D03E65" w:rsidRPr="00342D44" w:rsidRDefault="00D03E65" w:rsidP="001C4D33">
      <w:pPr>
        <w:pStyle w:val="PargrafodaLista"/>
        <w:spacing w:line="360" w:lineRule="auto"/>
        <w:ind w:left="0"/>
        <w:jc w:val="both"/>
        <w:rPr>
          <w:rFonts w:ascii="Arial" w:hAnsi="Arial" w:cs="Arial"/>
          <w:i/>
          <w:sz w:val="24"/>
          <w:szCs w:val="24"/>
          <w:rPrChange w:id="380" w:author="Dr Weimar" w:date="2017-04-19T12:03:00Z">
            <w:rPr>
              <w:rFonts w:ascii="Arial" w:hAnsi="Arial" w:cs="Arial"/>
              <w:sz w:val="24"/>
              <w:szCs w:val="24"/>
            </w:rPr>
          </w:rPrChange>
        </w:rPr>
      </w:pPr>
    </w:p>
    <w:p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Possuir a ferramenta pronta para o auxílio do desenvolvimento da aplicação.</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p w:rsidR="00D03E65" w:rsidRPr="003E6C8A" w:rsidRDefault="00D03E65" w:rsidP="003E6C8A">
      <w:pPr>
        <w:pStyle w:val="PargrafodaLista"/>
        <w:spacing w:line="360" w:lineRule="auto"/>
        <w:ind w:left="0"/>
        <w:rPr>
          <w:rFonts w:ascii="Arial" w:hAnsi="Arial" w:cs="Arial"/>
          <w:b/>
          <w:bCs/>
          <w:sz w:val="24"/>
          <w:szCs w:val="24"/>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82"/>
        <w:gridCol w:w="8656"/>
      </w:tblGrid>
      <w:tr w:rsidR="00D03E65" w:rsidRPr="003E6C8A">
        <w:trPr>
          <w:trHeight w:val="342"/>
        </w:trPr>
        <w:tc>
          <w:tcPr>
            <w:tcW w:w="982"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tc>
          <w:tcPr>
            <w:tcW w:w="982"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fluxo principal inicia quando o usuário programador cria um novo projeto e inclui a biblioteca SigmaDB.jar no seu </w:t>
            </w:r>
            <w:r w:rsidR="00466D94" w:rsidRPr="00466D94">
              <w:rPr>
                <w:rFonts w:ascii="Arial" w:hAnsi="Arial"/>
                <w:i/>
                <w:sz w:val="24"/>
                <w:szCs w:val="24"/>
                <w:rPrChange w:id="381" w:author="Dr Weimar" w:date="2017-04-19T12:03:00Z">
                  <w:rPr>
                    <w:rFonts w:ascii="Arial" w:eastAsia="SimSun" w:hAnsi="Arial" w:cs="Lucida Sans"/>
                    <w:b/>
                    <w:sz w:val="24"/>
                    <w:szCs w:val="24"/>
                  </w:rPr>
                </w:rPrChange>
              </w:rPr>
              <w:t>classpath.</w:t>
            </w:r>
          </w:p>
        </w:tc>
      </w:tr>
      <w:tr w:rsidR="00D03E65" w:rsidRPr="003E6C8A">
        <w:tc>
          <w:tcPr>
            <w:tcW w:w="982"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programador deverá criar no seu projeto</w:t>
            </w:r>
            <w:r w:rsidR="00890AD9" w:rsidRPr="003E6C8A">
              <w:rPr>
                <w:rFonts w:ascii="Arial" w:hAnsi="Arial"/>
                <w:sz w:val="24"/>
                <w:szCs w:val="24"/>
              </w:rPr>
              <w:t xml:space="preserve">, dentro da pasta </w:t>
            </w:r>
            <w:r w:rsidR="00466D94" w:rsidRPr="00466D94">
              <w:rPr>
                <w:rFonts w:ascii="Arial" w:hAnsi="Arial"/>
                <w:i/>
                <w:sz w:val="24"/>
                <w:szCs w:val="24"/>
                <w:rPrChange w:id="382" w:author="Dr Weimar" w:date="2017-04-19T12:03:00Z">
                  <w:rPr>
                    <w:rFonts w:ascii="Arial" w:eastAsia="SimSun" w:hAnsi="Arial" w:cs="Lucida Sans"/>
                    <w:b/>
                    <w:sz w:val="24"/>
                    <w:szCs w:val="24"/>
                  </w:rPr>
                </w:rPrChange>
              </w:rPr>
              <w:t>source</w:t>
            </w:r>
            <w:r w:rsidR="00890AD9" w:rsidRPr="003E6C8A">
              <w:rPr>
                <w:rFonts w:ascii="Arial" w:hAnsi="Arial"/>
                <w:sz w:val="24"/>
                <w:szCs w:val="24"/>
              </w:rPr>
              <w:t xml:space="preserve">, um arquivo de nome </w:t>
            </w:r>
            <w:r w:rsidR="00466D94" w:rsidRPr="00466D94">
              <w:rPr>
                <w:rFonts w:ascii="Arial" w:hAnsi="Arial"/>
                <w:i/>
                <w:sz w:val="24"/>
                <w:szCs w:val="24"/>
                <w:rPrChange w:id="383" w:author="Dr Weimar" w:date="2017-04-19T12:03:00Z">
                  <w:rPr>
                    <w:rFonts w:ascii="Arial" w:eastAsia="SimSun" w:hAnsi="Arial" w:cs="Lucida Sans"/>
                    <w:b/>
                    <w:sz w:val="24"/>
                    <w:szCs w:val="24"/>
                  </w:rPr>
                </w:rPrChange>
              </w:rPr>
              <w:t>SigmaDoProperties</w:t>
            </w:r>
            <w:r w:rsidR="00890AD9" w:rsidRPr="003E6C8A">
              <w:rPr>
                <w:rFonts w:ascii="Arial" w:hAnsi="Arial"/>
                <w:sz w:val="24"/>
                <w:szCs w:val="24"/>
              </w:rPr>
              <w:t>.xml</w:t>
            </w:r>
            <w:r w:rsidRPr="003E6C8A">
              <w:rPr>
                <w:rFonts w:ascii="Arial" w:hAnsi="Arial"/>
                <w:sz w:val="24"/>
                <w:szCs w:val="24"/>
              </w:rPr>
              <w:t>.</w:t>
            </w:r>
          </w:p>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Neste arquivo deverá haver os atributos descritos abaixo, preenchidos com seus respectivos valores.</w:t>
            </w:r>
          </w:p>
          <w:p w:rsidR="00D03E65" w:rsidRPr="003E6C8A" w:rsidRDefault="00466D94" w:rsidP="003E6C8A">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84" w:author="Dr Weimar" w:date="2017-04-19T12:03:00Z">
                  <w:rPr>
                    <w:rFonts w:ascii="Arial" w:eastAsia="SimSun" w:hAnsi="Arial" w:cs="Arial"/>
                    <w:b/>
                    <w:sz w:val="24"/>
                    <w:szCs w:val="24"/>
                  </w:rPr>
                </w:rPrChange>
              </w:rPr>
              <w:t xml:space="preserve">userName </w:t>
            </w:r>
            <w:r w:rsidR="007567A0" w:rsidRPr="003E6C8A">
              <w:rPr>
                <w:rFonts w:ascii="Arial" w:hAnsi="Arial" w:cs="Arial"/>
                <w:sz w:val="24"/>
                <w:szCs w:val="24"/>
              </w:rPr>
              <w:t>(Nome do usuário do banco de dados);</w:t>
            </w:r>
          </w:p>
          <w:p w:rsidR="00D03E65" w:rsidRPr="003E6C8A" w:rsidRDefault="00466D94" w:rsidP="003E6C8A">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85" w:author="Dr Weimar" w:date="2017-04-19T12:03:00Z">
                  <w:rPr>
                    <w:rFonts w:ascii="Arial" w:eastAsia="SimSun" w:hAnsi="Arial" w:cs="Arial"/>
                    <w:b/>
                    <w:sz w:val="24"/>
                    <w:szCs w:val="24"/>
                  </w:rPr>
                </w:rPrChange>
              </w:rPr>
              <w:t>password</w:t>
            </w:r>
            <w:r w:rsidR="007567A0" w:rsidRPr="003E6C8A">
              <w:rPr>
                <w:rFonts w:ascii="Arial" w:hAnsi="Arial" w:cs="Arial"/>
                <w:sz w:val="24"/>
                <w:szCs w:val="24"/>
              </w:rPr>
              <w:t xml:space="preserve"> (Senha do usuário do banco de dados);</w:t>
            </w:r>
          </w:p>
          <w:p w:rsidR="00D03E65" w:rsidRPr="003E6C8A" w:rsidRDefault="00466D94" w:rsidP="003E6C8A">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86" w:author="Dr Weimar" w:date="2017-04-19T12:04:00Z">
                  <w:rPr>
                    <w:rFonts w:ascii="Arial" w:eastAsia="SimSun" w:hAnsi="Arial" w:cs="Arial"/>
                    <w:b/>
                    <w:sz w:val="24"/>
                    <w:szCs w:val="24"/>
                  </w:rPr>
                </w:rPrChange>
              </w:rPr>
              <w:t>url(</w:t>
            </w:r>
            <w:r w:rsidR="007567A0" w:rsidRPr="003E6C8A">
              <w:rPr>
                <w:rFonts w:ascii="Arial" w:hAnsi="Arial" w:cs="Arial"/>
                <w:sz w:val="24"/>
                <w:szCs w:val="24"/>
              </w:rPr>
              <w:t>Url de conexão com o banco de dados);</w:t>
            </w:r>
          </w:p>
          <w:p w:rsidR="00D03E65" w:rsidRPr="003E6C8A" w:rsidRDefault="00466D94" w:rsidP="003E6C8A">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87" w:author="Dr Weimar" w:date="2017-04-19T12:04:00Z">
                  <w:rPr>
                    <w:rFonts w:ascii="Arial" w:eastAsia="SimSun" w:hAnsi="Arial" w:cs="Arial"/>
                    <w:b/>
                    <w:sz w:val="24"/>
                    <w:szCs w:val="24"/>
                  </w:rPr>
                </w:rPrChange>
              </w:rPr>
              <w:t>driver</w:t>
            </w:r>
            <w:r w:rsidR="007567A0" w:rsidRPr="003E6C8A">
              <w:rPr>
                <w:rFonts w:ascii="Arial" w:hAnsi="Arial" w:cs="Arial"/>
                <w:sz w:val="24"/>
                <w:szCs w:val="24"/>
              </w:rPr>
              <w:t>(Nome do driver de conexão com o banco de dados);</w:t>
            </w:r>
          </w:p>
          <w:p w:rsidR="00D03E65" w:rsidRPr="003E6C8A" w:rsidRDefault="00466D94" w:rsidP="003E6C8A">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88" w:author="Dr Weimar" w:date="2017-04-19T12:04:00Z">
                  <w:rPr>
                    <w:rFonts w:ascii="Arial" w:eastAsia="SimSun" w:hAnsi="Arial" w:cs="Arial"/>
                    <w:b/>
                    <w:sz w:val="24"/>
                    <w:szCs w:val="24"/>
                  </w:rPr>
                </w:rPrChange>
              </w:rPr>
              <w:t>printSql</w:t>
            </w:r>
            <w:r w:rsidR="007567A0" w:rsidRPr="003E6C8A">
              <w:rPr>
                <w:rFonts w:ascii="Arial" w:hAnsi="Arial" w:cs="Arial"/>
                <w:sz w:val="24"/>
                <w:szCs w:val="24"/>
              </w:rPr>
              <w:t>(Boleano que indica se qualquer estrutura sql montada pela ferramenta, deva ser escrita no consonle da aplicação)</w:t>
            </w:r>
            <w:r w:rsidR="00890AD9" w:rsidRPr="003E6C8A">
              <w:rPr>
                <w:rFonts w:ascii="Arial" w:hAnsi="Arial" w:cs="Arial"/>
                <w:sz w:val="24"/>
                <w:szCs w:val="24"/>
              </w:rPr>
              <w:t>;</w:t>
            </w:r>
          </w:p>
          <w:p w:rsidR="00890AD9" w:rsidRPr="003E6C8A" w:rsidRDefault="00466D94" w:rsidP="003E6C8A">
            <w:pPr>
              <w:pStyle w:val="PargrafodaLista"/>
              <w:numPr>
                <w:ilvl w:val="0"/>
                <w:numId w:val="5"/>
              </w:numPr>
              <w:spacing w:line="360" w:lineRule="auto"/>
              <w:rPr>
                <w:rFonts w:ascii="Arial" w:hAnsi="Arial" w:cs="Arial"/>
                <w:sz w:val="24"/>
                <w:szCs w:val="24"/>
              </w:rPr>
            </w:pPr>
            <w:r w:rsidRPr="00466D94">
              <w:rPr>
                <w:rFonts w:ascii="Arial" w:hAnsi="Arial" w:cs="Arial"/>
                <w:i/>
                <w:sz w:val="24"/>
                <w:szCs w:val="24"/>
                <w:rPrChange w:id="389" w:author="Dr Weimar" w:date="2017-04-19T12:04:00Z">
                  <w:rPr>
                    <w:rFonts w:ascii="Arial" w:eastAsia="SimSun" w:hAnsi="Arial" w:cs="Arial"/>
                    <w:b/>
                    <w:sz w:val="24"/>
                    <w:szCs w:val="24"/>
                  </w:rPr>
                </w:rPrChange>
              </w:rPr>
              <w:t>iLog</w:t>
            </w:r>
            <w:r w:rsidR="00890AD9" w:rsidRPr="003E6C8A">
              <w:rPr>
                <w:rFonts w:ascii="Arial" w:hAnsi="Arial" w:cs="Arial"/>
                <w:sz w:val="24"/>
                <w:szCs w:val="24"/>
              </w:rPr>
              <w:t xml:space="preserve"> (Boleano que indica se a estrutura de auditoria deverá estar ativada ou desativada)</w:t>
            </w:r>
          </w:p>
        </w:tc>
      </w:tr>
    </w:tbl>
    <w:p w:rsidR="00D03E65" w:rsidRDefault="00D03E65">
      <w:pPr>
        <w:pStyle w:val="PargrafodaLista"/>
        <w:ind w:left="0"/>
        <w:rPr>
          <w:rFonts w:ascii="Arial" w:hAnsi="Arial" w:cs="Arial"/>
          <w:b/>
          <w:bCs/>
        </w:rPr>
      </w:pPr>
    </w:p>
    <w:p w:rsidR="00D03E65" w:rsidRDefault="00D03E65">
      <w:pPr>
        <w:pStyle w:val="PargrafodaLista"/>
        <w:ind w:left="0"/>
        <w:rPr>
          <w:rFonts w:ascii="Arial" w:hAnsi="Arial" w:cs="Arial"/>
          <w:b/>
          <w:bCs/>
        </w:rPr>
      </w:pPr>
    </w:p>
    <w:p w:rsidR="00D03E65" w:rsidRDefault="007567A0">
      <w:pPr>
        <w:pStyle w:val="Ttulo3"/>
      </w:pPr>
      <w:bookmarkStart w:id="390" w:name="__RefHeading___Toc4067_990249200"/>
      <w:bookmarkStart w:id="391" w:name="_Toc479953321"/>
      <w:bookmarkEnd w:id="390"/>
      <w:r>
        <w:lastRenderedPageBreak/>
        <w:t>5.3.2 Persistência de dados</w:t>
      </w:r>
      <w:bookmarkEnd w:id="391"/>
    </w:p>
    <w:p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O caso de uso Persistência de dados possibilita que o usuário programador configure a ferramenta para que ela consiga persistir informações na base de dados.</w:t>
      </w:r>
    </w:p>
    <w:p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rsidR="00D03E65" w:rsidRPr="003E6C8A" w:rsidRDefault="00D03E65" w:rsidP="001C4D33">
      <w:pPr>
        <w:pStyle w:val="PargrafodaLista"/>
        <w:spacing w:line="360" w:lineRule="auto"/>
        <w:ind w:left="0"/>
        <w:jc w:val="both"/>
        <w:rPr>
          <w:rFonts w:ascii="Arial" w:hAnsi="Arial" w:cs="Arial"/>
          <w:sz w:val="24"/>
          <w:szCs w:val="24"/>
        </w:rPr>
      </w:pPr>
    </w:p>
    <w:p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rsidR="00D03E65" w:rsidRPr="003E6C8A" w:rsidRDefault="00D03E65" w:rsidP="001C4D33">
      <w:pPr>
        <w:pStyle w:val="PargrafodaLista"/>
        <w:spacing w:line="360" w:lineRule="auto"/>
        <w:ind w:left="0"/>
        <w:jc w:val="both"/>
        <w:rPr>
          <w:rFonts w:ascii="Arial" w:hAnsi="Arial" w:cs="Arial"/>
          <w:sz w:val="24"/>
          <w:szCs w:val="24"/>
        </w:rPr>
      </w:pPr>
    </w:p>
    <w:p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Dados persistidos na base de dados</w:t>
      </w:r>
    </w:p>
    <w:p w:rsidR="00D03E65" w:rsidRDefault="00D03E65">
      <w:pPr>
        <w:pStyle w:val="PargrafodaLista"/>
        <w:ind w:left="0"/>
        <w:rPr>
          <w:rFonts w:ascii="Arial" w:hAnsi="Arial" w:cs="Arial"/>
        </w:rPr>
      </w:pPr>
    </w:p>
    <w:p w:rsidR="00D03E65" w:rsidRPr="003E6C8A" w:rsidRDefault="007567A0" w:rsidP="003E6C8A">
      <w:pPr>
        <w:pStyle w:val="PargrafodaLista"/>
        <w:spacing w:line="360" w:lineRule="auto"/>
        <w:ind w:left="0"/>
        <w:rPr>
          <w:rFonts w:ascii="Arial" w:hAnsi="Arial" w:cs="Arial"/>
          <w:b/>
          <w:bCs/>
          <w:sz w:val="24"/>
          <w:szCs w:val="24"/>
        </w:rPr>
      </w:pPr>
      <w:r>
        <w:rPr>
          <w:rFonts w:ascii="Arial" w:hAnsi="Arial" w:cs="Arial"/>
          <w:b/>
          <w:bCs/>
        </w:rPr>
        <w:tab/>
      </w:r>
      <w:r w:rsidRPr="003E6C8A">
        <w:rPr>
          <w:rFonts w:ascii="Arial" w:hAnsi="Arial" w:cs="Arial"/>
          <w:b/>
          <w:bCs/>
          <w:sz w:val="24"/>
          <w:szCs w:val="24"/>
        </w:rPr>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14"/>
        <w:gridCol w:w="8724"/>
      </w:tblGrid>
      <w:tr w:rsidR="00D03E65" w:rsidRPr="003E6C8A">
        <w:tc>
          <w:tcPr>
            <w:tcW w:w="914"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392" w:author="Dr Weimar" w:date="2017-04-19T12:05:00Z">
                <w:pPr>
                  <w:pStyle w:val="TableContents"/>
                  <w:spacing w:line="360" w:lineRule="auto"/>
                </w:pPr>
              </w:pPrChange>
            </w:pPr>
            <w:r w:rsidRPr="003E6C8A">
              <w:rPr>
                <w:rFonts w:ascii="Arial" w:hAnsi="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393" w:author="Dr Weimar" w:date="2017-04-19T12:05:00Z">
                <w:pPr>
                  <w:pStyle w:val="TableContents"/>
                  <w:spacing w:line="360" w:lineRule="auto"/>
                </w:pPr>
              </w:pPrChange>
            </w:pPr>
            <w:r w:rsidRPr="003E6C8A">
              <w:rPr>
                <w:rFonts w:ascii="Arial" w:hAnsi="Arial"/>
                <w:sz w:val="24"/>
                <w:szCs w:val="24"/>
              </w:rPr>
              <w:t>O usuário programador deverá fazer com que cada classe que represente uma entidade do seu banco de dados, extenda a classe de nome TableMaster que estará dentro da biblioteca SigmaDB, incluída no classpath do projeto.</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394" w:author="Dr Weimar" w:date="2017-04-19T12:05:00Z">
                <w:pPr>
                  <w:pStyle w:val="TableContents"/>
                  <w:spacing w:line="360" w:lineRule="auto"/>
                </w:pPr>
              </w:pPrChange>
            </w:pPr>
            <w:r w:rsidRPr="003E6C8A">
              <w:rPr>
                <w:rFonts w:ascii="Arial" w:hAnsi="Arial"/>
                <w:sz w:val="24"/>
                <w:szCs w:val="24"/>
              </w:rPr>
              <w:t>Se a entidade do banco de dados possuir uma Primare Key, o atributo respectivo da classe Java deverá receber a annotation @PkTableMaster</w:t>
            </w:r>
            <w:r w:rsidR="003E6C8A" w:rsidRPr="003E6C8A">
              <w:rPr>
                <w:rFonts w:ascii="Arial" w:hAnsi="Arial"/>
                <w:sz w:val="24"/>
                <w:szCs w:val="24"/>
              </w:rPr>
              <w:t>.</w:t>
            </w:r>
          </w:p>
        </w:tc>
      </w:tr>
      <w:tr w:rsidR="00D03E65">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395" w:author="Dr Weimar" w:date="2017-04-19T12:05:00Z">
                <w:pPr>
                  <w:pStyle w:val="TableContents"/>
                  <w:spacing w:line="360" w:lineRule="auto"/>
                </w:pPr>
              </w:pPrChange>
            </w:pPr>
            <w:r w:rsidRPr="003E6C8A">
              <w:rPr>
                <w:rFonts w:ascii="Arial" w:hAnsi="Arial"/>
                <w:sz w:val="24"/>
                <w:szCs w:val="24"/>
              </w:rPr>
              <w:t xml:space="preserve">O usuário programador deverá abrir uma conexão com o banco chamando o método </w:t>
            </w:r>
            <w:r w:rsidR="00FD28DA" w:rsidRPr="003E6C8A">
              <w:rPr>
                <w:rFonts w:ascii="Arial" w:hAnsi="Arial"/>
                <w:sz w:val="24"/>
                <w:szCs w:val="24"/>
              </w:rPr>
              <w:t>abrirConexaoPersistencia</w:t>
            </w:r>
            <w:r w:rsidRPr="003E6C8A">
              <w:rPr>
                <w:rFonts w:ascii="Arial" w:hAnsi="Arial"/>
                <w:sz w:val="24"/>
                <w:szCs w:val="24"/>
              </w:rPr>
              <w:t xml:space="preserve">(), que retorna uma instância da classe Connection, da classe </w:t>
            </w:r>
            <w:r w:rsidR="00FD28DA" w:rsidRPr="003E6C8A">
              <w:rPr>
                <w:rFonts w:ascii="Arial" w:hAnsi="Arial"/>
                <w:sz w:val="24"/>
                <w:szCs w:val="24"/>
              </w:rPr>
              <w:t>SigmaDB</w:t>
            </w:r>
            <w:r w:rsidRPr="003E6C8A">
              <w:rPr>
                <w:rFonts w:ascii="Arial" w:hAnsi="Arial"/>
                <w:sz w:val="24"/>
                <w:szCs w:val="24"/>
              </w:rPr>
              <w:t>.</w:t>
            </w:r>
          </w:p>
        </w:tc>
      </w:tr>
      <w:tr w:rsidR="00D03E65">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396" w:author="Dr Weimar" w:date="2017-04-19T12:06:00Z">
                <w:pPr>
                  <w:pStyle w:val="TableContents"/>
                  <w:spacing w:line="360" w:lineRule="auto"/>
                </w:pPr>
              </w:pPrChange>
            </w:pPr>
            <w:r w:rsidRPr="003E6C8A">
              <w:rPr>
                <w:rFonts w:ascii="Arial" w:hAnsi="Arial"/>
                <w:sz w:val="24"/>
                <w:szCs w:val="24"/>
              </w:rPr>
              <w:t xml:space="preserve">De posse de uma conexão aberta o usuário poderá repassar qualquer TableMaster para o método </w:t>
            </w:r>
            <w:r w:rsidR="00FD28DA" w:rsidRPr="003E6C8A">
              <w:rPr>
                <w:rFonts w:ascii="Arial" w:hAnsi="Arial"/>
                <w:sz w:val="24"/>
                <w:szCs w:val="24"/>
              </w:rPr>
              <w:t>applyUpdateTableMaster</w:t>
            </w:r>
            <w:r w:rsidRPr="003E6C8A">
              <w:rPr>
                <w:rFonts w:ascii="Arial" w:hAnsi="Arial"/>
                <w:sz w:val="24"/>
                <w:szCs w:val="24"/>
              </w:rPr>
              <w:t xml:space="preserve">da classe </w:t>
            </w:r>
            <w:r w:rsidR="00FD28DA" w:rsidRPr="003E6C8A">
              <w:rPr>
                <w:rFonts w:ascii="Arial" w:hAnsi="Arial"/>
                <w:sz w:val="24"/>
                <w:szCs w:val="24"/>
              </w:rPr>
              <w:t>SigmaDB</w:t>
            </w:r>
            <w:r w:rsidRPr="003E6C8A">
              <w:rPr>
                <w:rFonts w:ascii="Arial" w:hAnsi="Arial"/>
                <w:sz w:val="24"/>
                <w:szCs w:val="24"/>
              </w:rPr>
              <w:t xml:space="preserve">, </w:t>
            </w:r>
            <w:r w:rsidRPr="003E6C8A">
              <w:rPr>
                <w:rFonts w:ascii="Arial" w:hAnsi="Arial"/>
                <w:sz w:val="24"/>
                <w:szCs w:val="24"/>
              </w:rPr>
              <w:lastRenderedPageBreak/>
              <w:t>repassando também a conexão que ele possui aberta</w:t>
            </w:r>
            <w:r w:rsidR="00FD28DA" w:rsidRPr="003E6C8A">
              <w:rPr>
                <w:rFonts w:ascii="Arial" w:hAnsi="Arial"/>
                <w:sz w:val="24"/>
                <w:szCs w:val="24"/>
              </w:rPr>
              <w:t xml:space="preserve"> e qual o tipo de persistência ele deseja fazer.</w:t>
            </w:r>
            <w:r w:rsidRPr="003E6C8A">
              <w:rPr>
                <w:rFonts w:ascii="Arial" w:hAnsi="Arial"/>
                <w:sz w:val="24"/>
                <w:szCs w:val="24"/>
              </w:rPr>
              <w:t xml:space="preserve"> Ao realizar a chamada ao método </w:t>
            </w:r>
            <w:r w:rsidR="00FD28DA" w:rsidRPr="003E6C8A">
              <w:rPr>
                <w:rFonts w:ascii="Arial" w:hAnsi="Arial"/>
                <w:sz w:val="24"/>
                <w:szCs w:val="24"/>
              </w:rPr>
              <w:t>applyUpdateTableMaster</w:t>
            </w:r>
            <w:r w:rsidRPr="003E6C8A">
              <w:rPr>
                <w:rFonts w:ascii="Arial" w:hAnsi="Arial"/>
                <w:sz w:val="24"/>
                <w:szCs w:val="24"/>
              </w:rPr>
              <w:t>, o programador deve informar também qual o tipo de persistência ele necessit</w:t>
            </w:r>
            <w:r w:rsidR="00FD28DA" w:rsidRPr="003E6C8A">
              <w:rPr>
                <w:rFonts w:ascii="Arial" w:hAnsi="Arial"/>
                <w:sz w:val="24"/>
                <w:szCs w:val="24"/>
              </w:rPr>
              <w:t>ará, através de um enumeratorTypeOperation</w:t>
            </w:r>
            <w:r w:rsidRPr="003E6C8A">
              <w:rPr>
                <w:rFonts w:ascii="Arial" w:hAnsi="Arial"/>
                <w:sz w:val="24"/>
                <w:szCs w:val="24"/>
              </w:rPr>
              <w:t xml:space="preserve">. Este </w:t>
            </w:r>
            <w:r w:rsidR="00FD28DA" w:rsidRPr="003E6C8A">
              <w:rPr>
                <w:rFonts w:ascii="Arial" w:hAnsi="Arial"/>
                <w:sz w:val="24"/>
                <w:szCs w:val="24"/>
              </w:rPr>
              <w:t>enumerator</w:t>
            </w:r>
            <w:r w:rsidRPr="003E6C8A">
              <w:rPr>
                <w:rFonts w:ascii="Arial" w:hAnsi="Arial"/>
                <w:sz w:val="24"/>
                <w:szCs w:val="24"/>
              </w:rPr>
              <w:t xml:space="preserve"> listará o Insert, Update ou Delete.</w:t>
            </w:r>
          </w:p>
        </w:tc>
      </w:tr>
      <w:tr w:rsidR="00D03E65">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6</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397" w:author="Dr Weimar" w:date="2017-04-19T12:06:00Z">
                <w:pPr>
                  <w:pStyle w:val="TableContents"/>
                  <w:spacing w:line="360" w:lineRule="auto"/>
                </w:pPr>
              </w:pPrChange>
            </w:pPr>
            <w:r w:rsidRPr="003E6C8A">
              <w:rPr>
                <w:rFonts w:ascii="Arial" w:hAnsi="Arial"/>
                <w:sz w:val="24"/>
                <w:szCs w:val="24"/>
              </w:rPr>
              <w:t xml:space="preserve">O usuário programador, após o término de todas as suas persistências, chamará o método </w:t>
            </w:r>
            <w:r w:rsidR="00250B88" w:rsidRPr="003E6C8A">
              <w:rPr>
                <w:rFonts w:ascii="Arial" w:hAnsi="Arial"/>
                <w:sz w:val="24"/>
                <w:szCs w:val="24"/>
              </w:rPr>
              <w:t>concluirConexao</w:t>
            </w:r>
            <w:r w:rsidRPr="003E6C8A">
              <w:rPr>
                <w:rFonts w:ascii="Arial" w:hAnsi="Arial"/>
                <w:sz w:val="24"/>
                <w:szCs w:val="24"/>
              </w:rPr>
              <w:t xml:space="preserve">(), da classe </w:t>
            </w:r>
            <w:r w:rsidR="00250B88" w:rsidRPr="003E6C8A">
              <w:rPr>
                <w:rFonts w:ascii="Arial" w:hAnsi="Arial"/>
                <w:sz w:val="24"/>
                <w:szCs w:val="24"/>
              </w:rPr>
              <w:t>SigmaDB</w:t>
            </w:r>
            <w:r w:rsidRPr="003E6C8A">
              <w:rPr>
                <w:rFonts w:ascii="Arial" w:hAnsi="Arial"/>
                <w:sz w:val="24"/>
                <w:szCs w:val="24"/>
              </w:rPr>
              <w:t>, informando como parâmetro a conexão aberta, ou a conexão que ele deseja que seja comitada na base de dados.</w:t>
            </w:r>
          </w:p>
        </w:tc>
      </w:tr>
    </w:tbl>
    <w:p w:rsidR="00D03E65" w:rsidRDefault="00D03E65">
      <w:pPr>
        <w:pStyle w:val="PargrafodaLista"/>
        <w:ind w:left="0"/>
        <w:rPr>
          <w:rFonts w:ascii="Arial" w:hAnsi="Arial" w:cs="Arial"/>
          <w:b/>
          <w:bCs/>
        </w:rPr>
      </w:pPr>
    </w:p>
    <w:p w:rsidR="00D03E65" w:rsidRDefault="007567A0">
      <w:pPr>
        <w:pStyle w:val="Ttulo3"/>
      </w:pPr>
      <w:bookmarkStart w:id="398" w:name="__RefHeading___Toc4069_990249200"/>
      <w:bookmarkStart w:id="399" w:name="_Toc479953322"/>
      <w:bookmarkEnd w:id="398"/>
      <w:r>
        <w:t>5.3.3 Pesquisa de dados</w:t>
      </w:r>
      <w:bookmarkEnd w:id="399"/>
    </w:p>
    <w:p w:rsidR="00F66A2C" w:rsidRDefault="007567A0">
      <w:pPr>
        <w:spacing w:line="360" w:lineRule="auto"/>
        <w:jc w:val="both"/>
        <w:rPr>
          <w:rFonts w:ascii="Arial" w:hAnsi="Arial" w:cs="Arial"/>
          <w:sz w:val="28"/>
          <w:szCs w:val="28"/>
        </w:rPr>
        <w:pPrChange w:id="400" w:author="Dr Weimar" w:date="2017-04-19T12:06:00Z">
          <w:pPr>
            <w:jc w:val="both"/>
          </w:pPr>
        </w:pPrChange>
      </w:pPr>
      <w:r>
        <w:rPr>
          <w:rFonts w:ascii="Arial" w:hAnsi="Arial" w:cs="Arial"/>
        </w:rPr>
        <w:tab/>
      </w:r>
      <w:r w:rsidRPr="003E6C8A">
        <w:rPr>
          <w:rFonts w:ascii="Arial" w:hAnsi="Arial" w:cs="Arial"/>
        </w:rPr>
        <w:t>O caso de uso Pesquisa de dados possibilita que o usuário programador configure a ferramenta para que ela consiga consultar informações na base de dados.</w:t>
      </w:r>
    </w:p>
    <w:p w:rsidR="00F66A2C" w:rsidRDefault="007567A0">
      <w:pPr>
        <w:pStyle w:val="PargrafodaLista"/>
        <w:spacing w:line="360" w:lineRule="auto"/>
        <w:ind w:left="0"/>
        <w:jc w:val="both"/>
        <w:rPr>
          <w:rFonts w:ascii="Arial" w:hAnsi="Arial" w:cs="Arial"/>
          <w:b/>
          <w:bCs/>
        </w:rPr>
        <w:pPrChange w:id="401" w:author="Dr Weimar" w:date="2017-04-19T12:06:00Z">
          <w:pPr>
            <w:pStyle w:val="PargrafodaLista"/>
            <w:ind w:left="0"/>
            <w:jc w:val="both"/>
          </w:pPr>
        </w:pPrChange>
      </w:pPr>
      <w:r w:rsidRPr="003E6C8A">
        <w:rPr>
          <w:rFonts w:ascii="Arial" w:hAnsi="Arial" w:cs="Arial"/>
          <w:b/>
          <w:bCs/>
        </w:rPr>
        <w:t>Atores:</w:t>
      </w:r>
    </w:p>
    <w:p w:rsidR="00F66A2C" w:rsidRDefault="007567A0">
      <w:pPr>
        <w:pStyle w:val="PargrafodaLista"/>
        <w:spacing w:line="360" w:lineRule="auto"/>
        <w:ind w:left="0"/>
        <w:jc w:val="both"/>
        <w:rPr>
          <w:rFonts w:ascii="Arial" w:hAnsi="Arial" w:cs="Arial"/>
        </w:rPr>
        <w:pPrChange w:id="402" w:author="Dr Weimar" w:date="2017-04-19T12:06:00Z">
          <w:pPr>
            <w:pStyle w:val="PargrafodaLista"/>
            <w:ind w:left="0"/>
            <w:jc w:val="both"/>
          </w:pPr>
        </w:pPrChange>
      </w:pPr>
      <w:r w:rsidRPr="003E6C8A">
        <w:rPr>
          <w:rFonts w:ascii="Arial" w:hAnsi="Arial" w:cs="Arial"/>
        </w:rPr>
        <w:t>Programador</w:t>
      </w:r>
    </w:p>
    <w:p w:rsidR="00F66A2C" w:rsidRDefault="00F66A2C">
      <w:pPr>
        <w:pStyle w:val="PargrafodaLista"/>
        <w:spacing w:line="360" w:lineRule="auto"/>
        <w:ind w:left="0"/>
        <w:jc w:val="both"/>
        <w:rPr>
          <w:rFonts w:ascii="Arial" w:hAnsi="Arial" w:cs="Arial"/>
        </w:rPr>
        <w:pPrChange w:id="403" w:author="Dr Weimar" w:date="2017-04-19T12:06:00Z">
          <w:pPr>
            <w:pStyle w:val="PargrafodaLista"/>
            <w:ind w:left="0"/>
            <w:jc w:val="both"/>
          </w:pPr>
        </w:pPrChange>
      </w:pPr>
    </w:p>
    <w:p w:rsidR="00F66A2C" w:rsidRDefault="007567A0">
      <w:pPr>
        <w:pStyle w:val="PargrafodaLista"/>
        <w:spacing w:line="360" w:lineRule="auto"/>
        <w:ind w:left="0"/>
        <w:jc w:val="both"/>
        <w:rPr>
          <w:rFonts w:ascii="Arial" w:hAnsi="Arial" w:cs="Arial"/>
          <w:b/>
          <w:bCs/>
        </w:rPr>
        <w:pPrChange w:id="404" w:author="Dr Weimar" w:date="2017-04-19T12:06:00Z">
          <w:pPr>
            <w:pStyle w:val="PargrafodaLista"/>
            <w:ind w:left="0"/>
            <w:jc w:val="both"/>
          </w:pPr>
        </w:pPrChange>
      </w:pPr>
      <w:r w:rsidRPr="003E6C8A">
        <w:rPr>
          <w:rFonts w:ascii="Arial" w:hAnsi="Arial" w:cs="Arial"/>
          <w:b/>
          <w:bCs/>
        </w:rPr>
        <w:t>Pré-condições:</w:t>
      </w:r>
    </w:p>
    <w:p w:rsidR="00F66A2C" w:rsidRDefault="007567A0">
      <w:pPr>
        <w:pStyle w:val="PargrafodaLista"/>
        <w:spacing w:line="360" w:lineRule="auto"/>
        <w:ind w:left="0"/>
        <w:jc w:val="both"/>
        <w:rPr>
          <w:rFonts w:ascii="Arial" w:hAnsi="Arial" w:cs="Arial"/>
        </w:rPr>
        <w:pPrChange w:id="405" w:author="Dr Weimar" w:date="2017-04-19T12:06:00Z">
          <w:pPr>
            <w:pStyle w:val="PargrafodaLista"/>
            <w:ind w:left="0"/>
            <w:jc w:val="both"/>
          </w:pPr>
        </w:pPrChange>
      </w:pPr>
      <w:r w:rsidRPr="003E6C8A">
        <w:rPr>
          <w:rFonts w:ascii="Arial" w:hAnsi="Arial" w:cs="Arial"/>
        </w:rPr>
        <w:t>O usuário programador deverá ter sua base de dados já formulada e implementada.</w:t>
      </w:r>
    </w:p>
    <w:p w:rsidR="00F66A2C" w:rsidRDefault="007567A0">
      <w:pPr>
        <w:pStyle w:val="PargrafodaLista"/>
        <w:spacing w:line="360" w:lineRule="auto"/>
        <w:ind w:left="0"/>
        <w:jc w:val="both"/>
        <w:rPr>
          <w:rFonts w:ascii="Arial" w:hAnsi="Arial" w:cs="Arial"/>
        </w:rPr>
        <w:pPrChange w:id="406" w:author="Dr Weimar" w:date="2017-04-19T12:06:00Z">
          <w:pPr>
            <w:pStyle w:val="PargrafodaLista"/>
            <w:ind w:left="0"/>
            <w:jc w:val="both"/>
          </w:pPr>
        </w:pPrChange>
      </w:pPr>
      <w:r w:rsidRPr="003E6C8A">
        <w:rPr>
          <w:rFonts w:ascii="Arial" w:hAnsi="Arial" w:cs="Arial"/>
        </w:rPr>
        <w:t>O usuário precisa ter implementado em classes Java cópias idênticas de suas entidades do banco, tanto em nome, quanto em nomes de atributos com seus respectivos tipos.</w:t>
      </w:r>
    </w:p>
    <w:p w:rsidR="00F66A2C" w:rsidRDefault="00F66A2C">
      <w:pPr>
        <w:pStyle w:val="PargrafodaLista"/>
        <w:spacing w:line="360" w:lineRule="auto"/>
        <w:ind w:left="0"/>
        <w:jc w:val="both"/>
        <w:rPr>
          <w:rFonts w:ascii="Arial" w:hAnsi="Arial" w:cs="Arial"/>
        </w:rPr>
        <w:pPrChange w:id="407" w:author="Dr Weimar" w:date="2017-04-19T12:06:00Z">
          <w:pPr>
            <w:pStyle w:val="PargrafodaLista"/>
            <w:ind w:left="0"/>
            <w:jc w:val="both"/>
          </w:pPr>
        </w:pPrChange>
      </w:pPr>
    </w:p>
    <w:p w:rsidR="00D03E65" w:rsidRPr="003E6C8A" w:rsidRDefault="007567A0" w:rsidP="00342D44">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rsidR="00F66A2C" w:rsidRDefault="007567A0">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Lista de dados contendo o resultado das consultas. </w:t>
      </w:r>
    </w:p>
    <w:p w:rsidR="00F66A2C" w:rsidRDefault="00F66A2C">
      <w:pPr>
        <w:pStyle w:val="PargrafodaLista"/>
        <w:spacing w:line="360" w:lineRule="auto"/>
        <w:ind w:left="0"/>
        <w:jc w:val="both"/>
        <w:rPr>
          <w:rFonts w:ascii="Arial" w:hAnsi="Arial" w:cs="Arial"/>
          <w:sz w:val="24"/>
          <w:szCs w:val="24"/>
        </w:rPr>
        <w:pPrChange w:id="408" w:author="Dr Weimar" w:date="2017-04-19T12:06:00Z">
          <w:pPr>
            <w:pStyle w:val="PargrafodaLista"/>
            <w:spacing w:line="360" w:lineRule="auto"/>
            <w:ind w:left="0"/>
          </w:pPr>
        </w:pPrChange>
      </w:pPr>
    </w:p>
    <w:p w:rsidR="00F66A2C" w:rsidRDefault="007567A0">
      <w:pPr>
        <w:pStyle w:val="PargrafodaLista"/>
        <w:spacing w:line="360" w:lineRule="auto"/>
        <w:ind w:left="0"/>
        <w:jc w:val="both"/>
        <w:rPr>
          <w:rFonts w:ascii="Arial" w:hAnsi="Arial" w:cs="Arial"/>
          <w:b/>
          <w:bCs/>
          <w:sz w:val="24"/>
          <w:szCs w:val="24"/>
        </w:rPr>
        <w:pPrChange w:id="409" w:author="Dr Weimar" w:date="2017-04-19T12:06:00Z">
          <w:pPr>
            <w:pStyle w:val="PargrafodaLista"/>
            <w:spacing w:line="360" w:lineRule="auto"/>
            <w:ind w:left="0"/>
          </w:pPr>
        </w:pPrChange>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82"/>
        <w:gridCol w:w="8656"/>
      </w:tblGrid>
      <w:tr w:rsidR="00D03E65" w:rsidRPr="003E6C8A">
        <w:tc>
          <w:tcPr>
            <w:tcW w:w="982" w:type="dxa"/>
            <w:tcBorders>
              <w:top w:val="single" w:sz="2" w:space="0" w:color="000000"/>
              <w:left w:val="single" w:sz="2" w:space="0" w:color="000000"/>
              <w:bottom w:val="single" w:sz="2" w:space="0" w:color="000000"/>
            </w:tcBorders>
            <w:shd w:val="clear" w:color="auto" w:fill="auto"/>
            <w:tcMar>
              <w:left w:w="54" w:type="dxa"/>
            </w:tcMar>
          </w:tcPr>
          <w:p w:rsidR="00F66A2C" w:rsidRDefault="007567A0">
            <w:pPr>
              <w:pStyle w:val="TableContents"/>
              <w:spacing w:line="360" w:lineRule="auto"/>
              <w:jc w:val="both"/>
              <w:rPr>
                <w:rFonts w:ascii="Arial" w:hAnsi="Arial" w:cs="Arial"/>
                <w:b/>
                <w:bCs/>
                <w:sz w:val="24"/>
                <w:szCs w:val="24"/>
              </w:rPr>
              <w:pPrChange w:id="410" w:author="Dr Weimar" w:date="2017-04-19T12:06:00Z">
                <w:pPr>
                  <w:pStyle w:val="TableContents"/>
                  <w:spacing w:line="360" w:lineRule="auto"/>
                </w:pPr>
              </w:pPrChange>
            </w:pPr>
            <w:r w:rsidRPr="003E6C8A">
              <w:rPr>
                <w:rFonts w:ascii="Arial" w:hAnsi="Arial" w:cs="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cs="Arial"/>
                <w:b/>
                <w:bCs/>
                <w:sz w:val="24"/>
                <w:szCs w:val="24"/>
              </w:rPr>
              <w:pPrChange w:id="411" w:author="Dr Weimar" w:date="2017-04-19T12:06:00Z">
                <w:pPr>
                  <w:pStyle w:val="TableContents"/>
                  <w:spacing w:line="360" w:lineRule="auto"/>
                </w:pPr>
              </w:pPrChange>
            </w:pPr>
            <w:r w:rsidRPr="003E6C8A">
              <w:rPr>
                <w:rFonts w:ascii="Arial" w:hAnsi="Arial" w:cs="Arial"/>
                <w:b/>
                <w:bCs/>
                <w:sz w:val="24"/>
                <w:szCs w:val="24"/>
              </w:rPr>
              <w:t>Descrição</w:t>
            </w:r>
          </w:p>
        </w:tc>
      </w:tr>
      <w:tr w:rsidR="00D03E65" w:rsidRPr="003E6C8A">
        <w:tc>
          <w:tcPr>
            <w:tcW w:w="982"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O fluxo principal inicia-se com o usuário programador criando uma instância de um </w:t>
            </w:r>
            <w:r w:rsidR="00466D94" w:rsidRPr="00466D94">
              <w:rPr>
                <w:rFonts w:ascii="Arial" w:hAnsi="Arial" w:cs="Arial"/>
                <w:i/>
                <w:sz w:val="24"/>
                <w:szCs w:val="24"/>
                <w:rPrChange w:id="412" w:author="Dr Weimar" w:date="2017-04-19T12:10:00Z">
                  <w:rPr>
                    <w:rFonts w:ascii="Arial" w:hAnsi="Arial" w:cs="Arial"/>
                    <w:sz w:val="24"/>
                    <w:szCs w:val="24"/>
                  </w:rPr>
                </w:rPrChange>
              </w:rPr>
              <w:t xml:space="preserve">TableMaster </w:t>
            </w:r>
            <w:r w:rsidRPr="003E6C8A">
              <w:rPr>
                <w:rFonts w:ascii="Arial" w:hAnsi="Arial" w:cs="Arial"/>
                <w:sz w:val="24"/>
                <w:szCs w:val="24"/>
              </w:rPr>
              <w:t>que represente alguma entidade do banco de dados.</w:t>
            </w:r>
          </w:p>
        </w:tc>
      </w:tr>
      <w:tr w:rsidR="00D03E65" w:rsidRPr="003E6C8A">
        <w:tc>
          <w:tcPr>
            <w:tcW w:w="982"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cs="Arial"/>
                <w:sz w:val="24"/>
                <w:szCs w:val="24"/>
              </w:rPr>
              <w:pPrChange w:id="413" w:author="Dr Weimar" w:date="2017-04-19T12:11:00Z">
                <w:pPr>
                  <w:pStyle w:val="TableContents"/>
                  <w:spacing w:line="360" w:lineRule="auto"/>
                </w:pPr>
              </w:pPrChange>
            </w:pPr>
            <w:r w:rsidRPr="003E6C8A">
              <w:rPr>
                <w:rFonts w:ascii="Arial" w:hAnsi="Arial" w:cs="Arial"/>
                <w:sz w:val="24"/>
                <w:szCs w:val="24"/>
              </w:rPr>
              <w:t xml:space="preserve">O usuário programador deverá pegar a instância criada e preencher os atributos, de maneira que cada atributo será considerado como uma restrição </w:t>
            </w:r>
            <w:r w:rsidRPr="003E6C8A">
              <w:rPr>
                <w:rFonts w:ascii="Arial" w:hAnsi="Arial" w:cs="Arial"/>
                <w:sz w:val="24"/>
                <w:szCs w:val="24"/>
              </w:rPr>
              <w:lastRenderedPageBreak/>
              <w:t>para a consulta que será realizada.</w:t>
            </w:r>
          </w:p>
        </w:tc>
      </w:tr>
      <w:tr w:rsidR="00D03E65" w:rsidRPr="003E6C8A">
        <w:tc>
          <w:tcPr>
            <w:tcW w:w="982"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3</w:t>
            </w:r>
          </w:p>
        </w:tc>
        <w:tc>
          <w:tcPr>
            <w:tcW w:w="8656"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cs="Arial"/>
                <w:sz w:val="24"/>
                <w:szCs w:val="24"/>
              </w:rPr>
              <w:pPrChange w:id="414" w:author="Dr Weimar" w:date="2017-04-19T12:11:00Z">
                <w:pPr>
                  <w:pStyle w:val="TableContents"/>
                  <w:spacing w:line="360" w:lineRule="auto"/>
                </w:pPr>
              </w:pPrChange>
            </w:pPr>
            <w:r w:rsidRPr="003E6C8A">
              <w:rPr>
                <w:rFonts w:ascii="Arial" w:hAnsi="Arial" w:cs="Arial"/>
                <w:sz w:val="24"/>
                <w:szCs w:val="24"/>
              </w:rPr>
              <w:t xml:space="preserve">Com os devidos atributos já preenchidos, o usuário programador chamará o método pesquisa da classe </w:t>
            </w:r>
            <w:r w:rsidR="00CD74E6" w:rsidRPr="003E6C8A">
              <w:rPr>
                <w:rFonts w:ascii="Arial" w:hAnsi="Arial" w:cs="Arial"/>
                <w:sz w:val="24"/>
                <w:szCs w:val="24"/>
              </w:rPr>
              <w:t>SigmaDB</w:t>
            </w:r>
            <w:r w:rsidRPr="003E6C8A">
              <w:rPr>
                <w:rFonts w:ascii="Arial" w:hAnsi="Arial" w:cs="Arial"/>
                <w:sz w:val="24"/>
                <w:szCs w:val="24"/>
              </w:rPr>
              <w:t>, passando como parâmetro a instância de TableMaster criada.</w:t>
            </w:r>
          </w:p>
        </w:tc>
      </w:tr>
      <w:tr w:rsidR="00D03E65" w:rsidRPr="003E6C8A">
        <w:tc>
          <w:tcPr>
            <w:tcW w:w="982"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656"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rsidR="00D03E65" w:rsidRPr="003E6C8A" w:rsidRDefault="00D03E65" w:rsidP="003E6C8A">
      <w:pPr>
        <w:pStyle w:val="PargrafodaLista"/>
        <w:spacing w:line="360" w:lineRule="auto"/>
        <w:ind w:left="0"/>
        <w:rPr>
          <w:rFonts w:ascii="Arial" w:hAnsi="Arial" w:cs="Arial"/>
          <w:b/>
          <w:bCs/>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Fluxos Alternativos</w:t>
      </w:r>
    </w:p>
    <w:p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14"/>
        <w:gridCol w:w="8724"/>
      </w:tblGrid>
      <w:tr w:rsidR="00D03E65" w:rsidRPr="003E6C8A">
        <w:tc>
          <w:tcPr>
            <w:tcW w:w="914"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Consulta com SQL</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O usuário programador deverá criar uma nova classe que extenda a classe </w:t>
            </w:r>
            <w:r w:rsidR="00CD74E6" w:rsidRPr="003E6C8A">
              <w:rPr>
                <w:rFonts w:ascii="Arial" w:hAnsi="Arial" w:cs="Arial"/>
                <w:sz w:val="24"/>
                <w:szCs w:val="24"/>
              </w:rPr>
              <w:t>SigmaDB</w:t>
            </w:r>
            <w:r w:rsidRPr="003E6C8A">
              <w:rPr>
                <w:rFonts w:ascii="Arial" w:hAnsi="Arial" w:cs="Arial"/>
                <w:sz w:val="24"/>
                <w:szCs w:val="24"/>
              </w:rPr>
              <w:t xml:space="preserve">.  </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deverá montar métodos de pesquisa que recebam como parâmetro as restrições da consulta.</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cs="Arial"/>
                <w:sz w:val="24"/>
                <w:szCs w:val="24"/>
              </w:rPr>
              <w:pPrChange w:id="415" w:author="Dr Weimar" w:date="2017-04-19T12:10:00Z">
                <w:pPr>
                  <w:pStyle w:val="TableContents"/>
                  <w:spacing w:line="360" w:lineRule="auto"/>
                </w:pPr>
              </w:pPrChange>
            </w:pPr>
            <w:r w:rsidRPr="003E6C8A">
              <w:rPr>
                <w:rFonts w:ascii="Arial" w:hAnsi="Arial" w:cs="Arial"/>
                <w:sz w:val="24"/>
                <w:szCs w:val="24"/>
              </w:rPr>
              <w:t xml:space="preserve">Neste método o programador deverá escrever uma </w:t>
            </w:r>
            <w:r w:rsidRPr="00F66A2C">
              <w:rPr>
                <w:rFonts w:ascii="Arial" w:hAnsi="Arial" w:cs="Arial"/>
                <w:i/>
                <w:sz w:val="24"/>
                <w:szCs w:val="24"/>
                <w:rPrChange w:id="416" w:author="Dr Weimar" w:date="2017-04-22T15:21:00Z">
                  <w:rPr>
                    <w:rFonts w:ascii="Arial" w:hAnsi="Arial" w:cs="Arial"/>
                    <w:sz w:val="24"/>
                    <w:szCs w:val="24"/>
                  </w:rPr>
                </w:rPrChange>
              </w:rPr>
              <w:t>String</w:t>
            </w:r>
            <w:r w:rsidRPr="003E6C8A">
              <w:rPr>
                <w:rFonts w:ascii="Arial" w:hAnsi="Arial" w:cs="Arial"/>
                <w:sz w:val="24"/>
                <w:szCs w:val="24"/>
              </w:rPr>
              <w:t xml:space="preserve"> contendo uma sintaxe SQL de consulta. Com a estrutura da pesquisa SQL montada, o programador deverá informar uma instância dos objetos que serão retornados pela consulta, e através do método pesquisa de acessibilidade </w:t>
            </w:r>
            <w:r w:rsidRPr="00F66A2C">
              <w:rPr>
                <w:rFonts w:ascii="Arial" w:hAnsi="Arial" w:cs="Arial"/>
                <w:i/>
                <w:sz w:val="24"/>
                <w:szCs w:val="24"/>
                <w:rPrChange w:id="417" w:author="Dr Weimar" w:date="2017-04-22T15:21:00Z">
                  <w:rPr>
                    <w:rFonts w:ascii="Arial" w:hAnsi="Arial" w:cs="Arial"/>
                    <w:sz w:val="24"/>
                    <w:szCs w:val="24"/>
                  </w:rPr>
                </w:rPrChange>
              </w:rPr>
              <w:t xml:space="preserve">protected </w:t>
            </w:r>
            <w:r w:rsidRPr="003E6C8A">
              <w:rPr>
                <w:rFonts w:ascii="Arial" w:hAnsi="Arial" w:cs="Arial"/>
                <w:sz w:val="24"/>
                <w:szCs w:val="24"/>
              </w:rPr>
              <w:t xml:space="preserve">da classe </w:t>
            </w:r>
            <w:r w:rsidR="00CD74E6" w:rsidRPr="003E6C8A">
              <w:rPr>
                <w:rFonts w:ascii="Arial" w:hAnsi="Arial" w:cs="Arial"/>
                <w:sz w:val="24"/>
                <w:szCs w:val="24"/>
              </w:rPr>
              <w:t>SigmaDB</w:t>
            </w:r>
            <w:r w:rsidRPr="003E6C8A">
              <w:rPr>
                <w:rFonts w:ascii="Arial" w:hAnsi="Arial" w:cs="Arial"/>
                <w:sz w:val="24"/>
                <w:szCs w:val="24"/>
              </w:rPr>
              <w:t xml:space="preserve"> é possível realizar uma consulta informando a instância</w:t>
            </w:r>
            <w:r w:rsidR="00CD74E6" w:rsidRPr="003E6C8A">
              <w:rPr>
                <w:rFonts w:ascii="Arial" w:hAnsi="Arial" w:cs="Arial"/>
                <w:sz w:val="24"/>
                <w:szCs w:val="24"/>
              </w:rPr>
              <w:t xml:space="preserve"> de restrições</w:t>
            </w:r>
            <w:r w:rsidRPr="003E6C8A">
              <w:rPr>
                <w:rFonts w:ascii="Arial" w:hAnsi="Arial" w:cs="Arial"/>
                <w:sz w:val="24"/>
                <w:szCs w:val="24"/>
              </w:rPr>
              <w:t xml:space="preserve"> e o </w:t>
            </w:r>
            <w:r w:rsidR="00CD74E6" w:rsidRPr="003E6C8A">
              <w:rPr>
                <w:rFonts w:ascii="Arial" w:hAnsi="Arial" w:cs="Arial"/>
                <w:sz w:val="24"/>
                <w:szCs w:val="24"/>
              </w:rPr>
              <w:t>SQL</w:t>
            </w:r>
            <w:r w:rsidRPr="003E6C8A">
              <w:rPr>
                <w:rFonts w:ascii="Arial" w:hAnsi="Arial" w:cs="Arial"/>
                <w:sz w:val="24"/>
                <w:szCs w:val="24"/>
              </w:rPr>
              <w:t>.</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14"/>
        <w:gridCol w:w="8724"/>
      </w:tblGrid>
      <w:tr w:rsidR="00D03E65" w:rsidRPr="003E6C8A">
        <w:tc>
          <w:tcPr>
            <w:tcW w:w="914"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Consultas Dinâmicas</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O usuário programador deverá criar uma instância de uma estrutura auxiliar chamada de </w:t>
            </w:r>
            <w:r w:rsidR="00CD74E6" w:rsidRPr="00F66A2C">
              <w:rPr>
                <w:rFonts w:ascii="Arial" w:hAnsi="Arial" w:cs="Arial"/>
                <w:i/>
                <w:sz w:val="24"/>
                <w:szCs w:val="24"/>
                <w:rPrChange w:id="418" w:author="Dr Weimar" w:date="2017-04-22T15:22:00Z">
                  <w:rPr>
                    <w:rFonts w:ascii="Arial" w:hAnsi="Arial" w:cs="Arial"/>
                    <w:sz w:val="24"/>
                    <w:szCs w:val="24"/>
                  </w:rPr>
                </w:rPrChange>
              </w:rPr>
              <w:t>CommandQuery</w:t>
            </w:r>
            <w:r w:rsidRPr="00F66A2C">
              <w:rPr>
                <w:rFonts w:ascii="Arial" w:hAnsi="Arial" w:cs="Arial"/>
                <w:i/>
                <w:sz w:val="24"/>
                <w:szCs w:val="24"/>
                <w:rPrChange w:id="419" w:author="Dr Weimar" w:date="2017-04-22T15:22:00Z">
                  <w:rPr>
                    <w:rFonts w:ascii="Arial" w:hAnsi="Arial" w:cs="Arial"/>
                    <w:sz w:val="24"/>
                    <w:szCs w:val="24"/>
                  </w:rPr>
                </w:rPrChange>
              </w:rPr>
              <w:t>.</w:t>
            </w:r>
            <w:r w:rsidRPr="003E6C8A">
              <w:rPr>
                <w:rFonts w:ascii="Arial" w:hAnsi="Arial" w:cs="Arial"/>
                <w:sz w:val="24"/>
                <w:szCs w:val="24"/>
              </w:rPr>
              <w:t xml:space="preserve"> O </w:t>
            </w:r>
            <w:r w:rsidR="00CD74E6" w:rsidRPr="00F66A2C">
              <w:rPr>
                <w:rFonts w:ascii="Arial" w:hAnsi="Arial" w:cs="Arial"/>
                <w:i/>
                <w:sz w:val="24"/>
                <w:szCs w:val="24"/>
                <w:rPrChange w:id="420" w:author="Dr Weimar" w:date="2017-04-22T15:22:00Z">
                  <w:rPr>
                    <w:rFonts w:ascii="Arial" w:hAnsi="Arial" w:cs="Arial"/>
                    <w:sz w:val="24"/>
                    <w:szCs w:val="24"/>
                  </w:rPr>
                </w:rPrChange>
              </w:rPr>
              <w:t>CommandQuery</w:t>
            </w:r>
            <w:ins w:id="421" w:author="Dr Weimar" w:date="2017-04-22T15:22:00Z">
              <w:r w:rsidR="00F66A2C">
                <w:rPr>
                  <w:rFonts w:ascii="Arial" w:hAnsi="Arial" w:cs="Arial"/>
                  <w:sz w:val="24"/>
                  <w:szCs w:val="24"/>
                </w:rPr>
                <w:t xml:space="preserve"> </w:t>
              </w:r>
            </w:ins>
            <w:r w:rsidRPr="003E6C8A">
              <w:rPr>
                <w:rFonts w:ascii="Arial" w:hAnsi="Arial" w:cs="Arial"/>
                <w:sz w:val="24"/>
                <w:szCs w:val="24"/>
              </w:rPr>
              <w:t>é uma classe que servirá para desenhar consultas dinâmicas.</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Com a instância de </w:t>
            </w:r>
            <w:r w:rsidR="00CD74E6" w:rsidRPr="00F66A2C">
              <w:rPr>
                <w:rFonts w:ascii="Arial" w:hAnsi="Arial" w:cs="Arial"/>
                <w:i/>
                <w:sz w:val="24"/>
                <w:szCs w:val="24"/>
                <w:rPrChange w:id="422" w:author="Dr Weimar" w:date="2017-04-22T15:22:00Z">
                  <w:rPr>
                    <w:rFonts w:ascii="Arial" w:hAnsi="Arial" w:cs="Arial"/>
                    <w:sz w:val="24"/>
                    <w:szCs w:val="24"/>
                  </w:rPr>
                </w:rPrChange>
              </w:rPr>
              <w:t>CommandQuery</w:t>
            </w:r>
            <w:r w:rsidRPr="00F66A2C">
              <w:rPr>
                <w:rFonts w:ascii="Arial" w:hAnsi="Arial" w:cs="Arial"/>
                <w:i/>
                <w:sz w:val="24"/>
                <w:szCs w:val="24"/>
                <w:rPrChange w:id="423" w:author="Dr Weimar" w:date="2017-04-22T15:22:00Z">
                  <w:rPr>
                    <w:rFonts w:ascii="Arial" w:hAnsi="Arial" w:cs="Arial"/>
                    <w:sz w:val="24"/>
                    <w:szCs w:val="24"/>
                  </w:rPr>
                </w:rPrChange>
              </w:rPr>
              <w:t xml:space="preserve">, </w:t>
            </w:r>
            <w:r w:rsidRPr="003E6C8A">
              <w:rPr>
                <w:rFonts w:ascii="Arial" w:hAnsi="Arial" w:cs="Arial"/>
                <w:sz w:val="24"/>
                <w:szCs w:val="24"/>
              </w:rPr>
              <w:t>o usuário poderá preencher a propriedade “</w:t>
            </w:r>
            <w:r w:rsidRPr="00F66A2C">
              <w:rPr>
                <w:rFonts w:ascii="Arial" w:hAnsi="Arial" w:cs="Arial"/>
                <w:i/>
                <w:sz w:val="24"/>
                <w:szCs w:val="24"/>
                <w:rPrChange w:id="424" w:author="Dr Weimar" w:date="2017-04-22T15:22:00Z">
                  <w:rPr>
                    <w:rFonts w:ascii="Arial" w:hAnsi="Arial" w:cs="Arial"/>
                    <w:sz w:val="24"/>
                    <w:szCs w:val="24"/>
                  </w:rPr>
                </w:rPrChange>
              </w:rPr>
              <w:t>From</w:t>
            </w:r>
            <w:r w:rsidRPr="003E6C8A">
              <w:rPr>
                <w:rFonts w:ascii="Arial" w:hAnsi="Arial" w:cs="Arial"/>
                <w:sz w:val="24"/>
                <w:szCs w:val="24"/>
              </w:rPr>
              <w:t>” do objeto, assim como as propriedades “</w:t>
            </w:r>
            <w:r w:rsidRPr="00F66A2C">
              <w:rPr>
                <w:rFonts w:ascii="Arial" w:hAnsi="Arial" w:cs="Arial"/>
                <w:i/>
                <w:sz w:val="24"/>
                <w:szCs w:val="24"/>
                <w:rPrChange w:id="425" w:author="Dr Weimar" w:date="2017-04-22T15:22:00Z">
                  <w:rPr>
                    <w:rFonts w:ascii="Arial" w:hAnsi="Arial" w:cs="Arial"/>
                    <w:sz w:val="24"/>
                    <w:szCs w:val="24"/>
                  </w:rPr>
                </w:rPrChange>
              </w:rPr>
              <w:t>Join”.</w:t>
            </w:r>
            <w:r w:rsidRPr="003E6C8A">
              <w:rPr>
                <w:rFonts w:ascii="Arial" w:hAnsi="Arial" w:cs="Arial"/>
                <w:sz w:val="24"/>
                <w:szCs w:val="24"/>
              </w:rPr>
              <w:t xml:space="preserve"> Ambas as propriedades recebem como parâmetro Objetos do tipo </w:t>
            </w:r>
            <w:r w:rsidRPr="00F66A2C">
              <w:rPr>
                <w:rFonts w:ascii="Arial" w:hAnsi="Arial" w:cs="Arial"/>
                <w:i/>
                <w:sz w:val="24"/>
                <w:szCs w:val="24"/>
                <w:rPrChange w:id="426" w:author="Dr Weimar" w:date="2017-04-22T15:22:00Z">
                  <w:rPr>
                    <w:rFonts w:ascii="Arial" w:hAnsi="Arial" w:cs="Arial"/>
                    <w:sz w:val="24"/>
                    <w:szCs w:val="24"/>
                  </w:rPr>
                </w:rPrChange>
              </w:rPr>
              <w:t>Class</w:t>
            </w:r>
            <w:r w:rsidRPr="003E6C8A">
              <w:rPr>
                <w:rFonts w:ascii="Arial" w:hAnsi="Arial" w:cs="Arial"/>
                <w:sz w:val="24"/>
                <w:szCs w:val="24"/>
              </w:rPr>
              <w:t xml:space="preserve">, que devem obrigatoriamente representar um </w:t>
            </w:r>
            <w:r w:rsidRPr="00F66A2C">
              <w:rPr>
                <w:rFonts w:ascii="Arial" w:hAnsi="Arial" w:cs="Arial"/>
                <w:i/>
                <w:sz w:val="24"/>
                <w:szCs w:val="24"/>
                <w:rPrChange w:id="427" w:author="Dr Weimar" w:date="2017-04-22T15:23:00Z">
                  <w:rPr>
                    <w:rFonts w:ascii="Arial" w:hAnsi="Arial" w:cs="Arial"/>
                    <w:sz w:val="24"/>
                    <w:szCs w:val="24"/>
                  </w:rPr>
                </w:rPrChange>
              </w:rPr>
              <w:t>TableMaster</w:t>
            </w:r>
            <w:r w:rsidRPr="003E6C8A">
              <w:rPr>
                <w:rFonts w:ascii="Arial" w:hAnsi="Arial" w:cs="Arial"/>
                <w:sz w:val="24"/>
                <w:szCs w:val="24"/>
              </w:rPr>
              <w:t>, ou seja um espelho da entidade do banco de dados.</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poderá definir todas as restrições da consulta no objeto Complemento</w:t>
            </w:r>
            <w:ins w:id="428" w:author="Dr Weimar" w:date="2017-04-19T12:07:00Z">
              <w:r w:rsidR="00304486">
                <w:rPr>
                  <w:rFonts w:ascii="Arial" w:hAnsi="Arial" w:cs="Arial"/>
                  <w:sz w:val="24"/>
                  <w:szCs w:val="24"/>
                </w:rPr>
                <w:t xml:space="preserve"> </w:t>
              </w:r>
            </w:ins>
            <w:r w:rsidRPr="003E6C8A">
              <w:rPr>
                <w:rFonts w:ascii="Arial" w:hAnsi="Arial" w:cs="Arial"/>
                <w:sz w:val="24"/>
                <w:szCs w:val="24"/>
              </w:rPr>
              <w:t>Consulta, que conta com uma estrutura de todos os tipos de restrições sql para consulta.</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04486" w:rsidRDefault="007567A0" w:rsidP="003E6C8A">
            <w:pPr>
              <w:pStyle w:val="TableContents"/>
              <w:spacing w:line="360" w:lineRule="auto"/>
              <w:rPr>
                <w:rFonts w:ascii="Arial" w:hAnsi="Arial" w:cs="Arial"/>
                <w:i/>
                <w:sz w:val="24"/>
                <w:szCs w:val="24"/>
                <w:rPrChange w:id="429" w:author="Dr Weimar" w:date="2017-04-19T12:07:00Z">
                  <w:rPr>
                    <w:rFonts w:ascii="Arial" w:hAnsi="Arial" w:cs="Arial"/>
                    <w:sz w:val="24"/>
                    <w:szCs w:val="24"/>
                  </w:rPr>
                </w:rPrChange>
              </w:rPr>
            </w:pPr>
            <w:r w:rsidRPr="003E6C8A">
              <w:rPr>
                <w:rFonts w:ascii="Arial" w:hAnsi="Arial" w:cs="Arial"/>
                <w:sz w:val="24"/>
                <w:szCs w:val="24"/>
              </w:rPr>
              <w:t xml:space="preserve">O método pesquisa da classe </w:t>
            </w:r>
            <w:r w:rsidR="00CD74E6" w:rsidRPr="00F66A2C">
              <w:rPr>
                <w:rFonts w:ascii="Arial" w:hAnsi="Arial" w:cs="Arial"/>
                <w:i/>
                <w:sz w:val="24"/>
                <w:szCs w:val="24"/>
                <w:rPrChange w:id="430" w:author="Dr Weimar" w:date="2017-04-22T15:23:00Z">
                  <w:rPr>
                    <w:rFonts w:ascii="Arial" w:hAnsi="Arial" w:cs="Arial"/>
                    <w:sz w:val="24"/>
                    <w:szCs w:val="24"/>
                  </w:rPr>
                </w:rPrChange>
              </w:rPr>
              <w:t>SigmaDB</w:t>
            </w:r>
            <w:r w:rsidRPr="003E6C8A">
              <w:rPr>
                <w:rFonts w:ascii="Arial" w:hAnsi="Arial" w:cs="Arial"/>
                <w:sz w:val="24"/>
                <w:szCs w:val="24"/>
              </w:rPr>
              <w:t xml:space="preserve"> está sobrecarregado com uma chamada que aceita como parâmetro uma instância de </w:t>
            </w:r>
            <w:r w:rsidR="00466D94" w:rsidRPr="00466D94">
              <w:rPr>
                <w:rFonts w:ascii="Arial" w:hAnsi="Arial" w:cs="Arial"/>
                <w:i/>
                <w:sz w:val="24"/>
                <w:szCs w:val="24"/>
                <w:rPrChange w:id="431" w:author="Dr Weimar" w:date="2017-04-19T12:07:00Z">
                  <w:rPr>
                    <w:rFonts w:ascii="Arial" w:hAnsi="Arial" w:cs="Arial"/>
                    <w:sz w:val="24"/>
                    <w:szCs w:val="24"/>
                  </w:rPr>
                </w:rPrChange>
              </w:rPr>
              <w:t>CommandQuery.</w:t>
            </w:r>
          </w:p>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Uma instância dos objetos que deverão ser retornados como resultado da consulta e uma instância de </w:t>
            </w:r>
            <w:r w:rsidR="00466D94" w:rsidRPr="00466D94">
              <w:rPr>
                <w:rFonts w:ascii="Arial" w:hAnsi="Arial" w:cs="Arial"/>
                <w:i/>
                <w:sz w:val="24"/>
                <w:szCs w:val="24"/>
                <w:rPrChange w:id="432" w:author="Dr Weimar" w:date="2017-04-19T12:07:00Z">
                  <w:rPr>
                    <w:rFonts w:ascii="Arial" w:hAnsi="Arial" w:cs="Arial"/>
                    <w:sz w:val="24"/>
                    <w:szCs w:val="24"/>
                  </w:rPr>
                </w:rPrChange>
              </w:rPr>
              <w:t>CommandQuery</w:t>
            </w:r>
            <w:ins w:id="433" w:author="Dr Weimar" w:date="2017-04-19T12:07:00Z">
              <w:r w:rsidR="00304486">
                <w:rPr>
                  <w:rFonts w:ascii="Arial" w:hAnsi="Arial" w:cs="Arial"/>
                  <w:sz w:val="24"/>
                  <w:szCs w:val="24"/>
                </w:rPr>
                <w:t xml:space="preserve"> </w:t>
              </w:r>
            </w:ins>
            <w:r w:rsidRPr="003E6C8A">
              <w:rPr>
                <w:rFonts w:ascii="Arial" w:hAnsi="Arial" w:cs="Arial"/>
                <w:sz w:val="24"/>
                <w:szCs w:val="24"/>
              </w:rPr>
              <w:t>deverão ser repassados ao método “pesquisa”.</w:t>
            </w:r>
          </w:p>
        </w:tc>
      </w:tr>
      <w:tr w:rsidR="00D03E65" w:rsidRPr="003E6C8A">
        <w:tc>
          <w:tcPr>
            <w:tcW w:w="914"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w:t>
            </w:r>
            <w:ins w:id="434" w:author="Dr Weimar" w:date="2017-04-22T15:23:00Z">
              <w:r w:rsidR="00F66A2C">
                <w:rPr>
                  <w:rFonts w:ascii="Arial" w:hAnsi="Arial" w:cs="Arial"/>
                  <w:sz w:val="24"/>
                  <w:szCs w:val="24"/>
                </w:rPr>
                <w:t>,</w:t>
              </w:r>
            </w:ins>
            <w:r w:rsidRPr="003E6C8A">
              <w:rPr>
                <w:rFonts w:ascii="Arial" w:hAnsi="Arial" w:cs="Arial"/>
                <w:sz w:val="24"/>
                <w:szCs w:val="24"/>
              </w:rPr>
              <w:t xml:space="preserve"> contendo o resultado da consulta.</w:t>
            </w:r>
          </w:p>
        </w:tc>
      </w:tr>
    </w:tbl>
    <w:p w:rsidR="00D03E65" w:rsidRDefault="00D03E65">
      <w:pPr>
        <w:pStyle w:val="PargrafodaLista"/>
        <w:ind w:left="0"/>
        <w:rPr>
          <w:rFonts w:ascii="Arial" w:hAnsi="Arial" w:cs="Arial"/>
          <w:b/>
          <w:bCs/>
        </w:rPr>
      </w:pPr>
    </w:p>
    <w:p w:rsidR="00D03E65" w:rsidRDefault="007567A0">
      <w:pPr>
        <w:pStyle w:val="Ttulo3"/>
      </w:pPr>
      <w:bookmarkStart w:id="435" w:name="__RefHeading___Toc4071_990249200"/>
      <w:bookmarkStart w:id="436" w:name="_Toc479953323"/>
      <w:bookmarkEnd w:id="435"/>
      <w:r>
        <w:t>5.3.4 Persistência de logs</w:t>
      </w:r>
      <w:bookmarkEnd w:id="436"/>
    </w:p>
    <w:p w:rsidR="00F66A2C" w:rsidRDefault="007567A0">
      <w:pPr>
        <w:spacing w:line="360" w:lineRule="auto"/>
        <w:jc w:val="both"/>
        <w:rPr>
          <w:rFonts w:ascii="Arial" w:hAnsi="Arial" w:cs="Arial"/>
        </w:rPr>
        <w:pPrChange w:id="437" w:author="Dr Weimar" w:date="2017-04-19T12:08:00Z">
          <w:pPr>
            <w:spacing w:line="360" w:lineRule="auto"/>
          </w:pPr>
        </w:pPrChange>
      </w:pPr>
      <w:r>
        <w:rPr>
          <w:rFonts w:ascii="Arial" w:hAnsi="Arial" w:cs="Arial"/>
        </w:rPr>
        <w:tab/>
      </w:r>
      <w:r w:rsidRPr="003E6C8A">
        <w:rPr>
          <w:rFonts w:ascii="Arial" w:hAnsi="Arial" w:cs="Arial"/>
        </w:rPr>
        <w:t xml:space="preserve">O caso de uso Persistênca de </w:t>
      </w:r>
      <w:r w:rsidRPr="00F66A2C">
        <w:rPr>
          <w:rFonts w:ascii="Arial" w:hAnsi="Arial" w:cs="Arial"/>
          <w:i/>
          <w:rPrChange w:id="438" w:author="Dr Weimar" w:date="2017-04-22T15:24:00Z">
            <w:rPr>
              <w:rFonts w:ascii="Arial" w:hAnsi="Arial" w:cs="Arial"/>
            </w:rPr>
          </w:rPrChange>
        </w:rPr>
        <w:t>logs</w:t>
      </w:r>
      <w:r w:rsidRPr="003E6C8A">
        <w:rPr>
          <w:rFonts w:ascii="Arial" w:hAnsi="Arial" w:cs="Arial"/>
        </w:rPr>
        <w:t xml:space="preserve"> possibilita que o usuário programador configure a ferramenta para que ela consiga persistir informações de auditoria de dados na base de dados.</w:t>
      </w: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O usuário programador deverá ter sua base de dados já formulada e implementada.</w:t>
      </w:r>
    </w:p>
    <w:p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lastRenderedPageBreak/>
        <w:t>O usuário precisa ter implementado em classes Java cópias idênticas de suas entidades do banco, tanto em nome, quanto em nomes de atributos com seus respectivos tipos.</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rsidR="00D03E65" w:rsidRPr="003E6C8A" w:rsidRDefault="007567A0" w:rsidP="003E6C8A">
      <w:pPr>
        <w:pStyle w:val="PargrafodaLista"/>
        <w:spacing w:line="360" w:lineRule="auto"/>
        <w:ind w:left="0"/>
        <w:rPr>
          <w:rFonts w:ascii="Arial" w:hAnsi="Arial" w:cs="Arial"/>
          <w:sz w:val="24"/>
          <w:szCs w:val="24"/>
        </w:rPr>
      </w:pPr>
      <w:r w:rsidRPr="00F66A2C">
        <w:rPr>
          <w:rFonts w:ascii="Arial" w:hAnsi="Arial" w:cs="Arial"/>
          <w:i/>
          <w:sz w:val="24"/>
          <w:szCs w:val="24"/>
          <w:rPrChange w:id="439" w:author="Dr Weimar" w:date="2017-04-22T15:24:00Z">
            <w:rPr>
              <w:rFonts w:ascii="Arial" w:hAnsi="Arial" w:cs="Arial"/>
              <w:sz w:val="24"/>
              <w:szCs w:val="24"/>
            </w:rPr>
          </w:rPrChange>
        </w:rPr>
        <w:t>Logs</w:t>
      </w:r>
      <w:r w:rsidRPr="003E6C8A">
        <w:rPr>
          <w:rFonts w:ascii="Arial" w:hAnsi="Arial" w:cs="Arial"/>
          <w:sz w:val="24"/>
          <w:szCs w:val="24"/>
        </w:rPr>
        <w:t xml:space="preserve"> persistidos na base de dados</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18"/>
        <w:gridCol w:w="8720"/>
      </w:tblGrid>
      <w:tr w:rsidR="00D03E65" w:rsidRPr="003E6C8A">
        <w:tc>
          <w:tcPr>
            <w:tcW w:w="918"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440" w:author="Dr Weimar" w:date="2017-04-19T12:08:00Z">
                <w:pPr>
                  <w:pStyle w:val="TableContents"/>
                  <w:spacing w:line="360" w:lineRule="auto"/>
                </w:pPr>
              </w:pPrChange>
            </w:pPr>
            <w:r w:rsidRPr="003E6C8A">
              <w:rPr>
                <w:rFonts w:ascii="Arial" w:hAnsi="Arial"/>
                <w:sz w:val="24"/>
                <w:szCs w:val="24"/>
              </w:rPr>
              <w:t>O fluxo principal inicia-se com o usuário programador criando uma nova entidade no banco de dados. Es</w:t>
            </w:r>
            <w:ins w:id="441" w:author="Dr Weimar" w:date="2017-04-22T15:24:00Z">
              <w:r w:rsidR="00F66A2C">
                <w:rPr>
                  <w:rFonts w:ascii="Arial" w:hAnsi="Arial"/>
                  <w:sz w:val="24"/>
                  <w:szCs w:val="24"/>
                </w:rPr>
                <w:t>s</w:t>
              </w:r>
            </w:ins>
            <w:del w:id="442" w:author="Dr Weimar" w:date="2017-04-22T15:24:00Z">
              <w:r w:rsidRPr="003E6C8A" w:rsidDel="00F66A2C">
                <w:rPr>
                  <w:rFonts w:ascii="Arial" w:hAnsi="Arial"/>
                  <w:sz w:val="24"/>
                  <w:szCs w:val="24"/>
                </w:rPr>
                <w:delText>t</w:delText>
              </w:r>
            </w:del>
            <w:r w:rsidRPr="003E6C8A">
              <w:rPr>
                <w:rFonts w:ascii="Arial" w:hAnsi="Arial"/>
                <w:sz w:val="24"/>
                <w:szCs w:val="24"/>
              </w:rPr>
              <w:t xml:space="preserve">a entidade deverá chamar-se de </w:t>
            </w:r>
            <w:r w:rsidRPr="00F66A2C">
              <w:rPr>
                <w:rFonts w:ascii="Arial" w:hAnsi="Arial"/>
                <w:i/>
                <w:sz w:val="24"/>
                <w:szCs w:val="24"/>
                <w:rPrChange w:id="443" w:author="Dr Weimar" w:date="2017-04-22T15:24:00Z">
                  <w:rPr>
                    <w:rFonts w:ascii="Arial" w:hAnsi="Arial"/>
                    <w:sz w:val="24"/>
                    <w:szCs w:val="24"/>
                  </w:rPr>
                </w:rPrChange>
              </w:rPr>
              <w:t>“log”</w:t>
            </w:r>
            <w:r w:rsidRPr="003E6C8A">
              <w:rPr>
                <w:rFonts w:ascii="Arial" w:hAnsi="Arial"/>
                <w:sz w:val="24"/>
                <w:szCs w:val="24"/>
              </w:rPr>
              <w:t xml:space="preserve"> e deverá conter os atributos abaixo.</w:t>
            </w:r>
          </w:p>
          <w:p w:rsidR="00D03E65" w:rsidRPr="00F66A2C" w:rsidRDefault="007567A0" w:rsidP="003E6C8A">
            <w:pPr>
              <w:pStyle w:val="TableContents"/>
              <w:spacing w:line="360" w:lineRule="auto"/>
              <w:rPr>
                <w:rFonts w:ascii="Arial" w:hAnsi="Arial"/>
                <w:i/>
                <w:sz w:val="24"/>
                <w:szCs w:val="24"/>
                <w:rPrChange w:id="444" w:author="Dr Weimar" w:date="2017-04-22T15:25:00Z">
                  <w:rPr>
                    <w:rFonts w:ascii="Arial" w:hAnsi="Arial"/>
                    <w:sz w:val="24"/>
                    <w:szCs w:val="24"/>
                  </w:rPr>
                </w:rPrChange>
              </w:rPr>
            </w:pPr>
            <w:r w:rsidRPr="003E6C8A">
              <w:rPr>
                <w:rFonts w:ascii="Arial" w:hAnsi="Arial"/>
                <w:sz w:val="24"/>
                <w:szCs w:val="24"/>
              </w:rPr>
              <w:t>- Id :</w:t>
            </w:r>
            <w:r w:rsidRPr="00F66A2C">
              <w:rPr>
                <w:rFonts w:ascii="Arial" w:hAnsi="Arial"/>
                <w:i/>
                <w:sz w:val="24"/>
                <w:szCs w:val="24"/>
                <w:rPrChange w:id="445" w:author="Dr Weimar" w:date="2017-04-22T15:25:00Z">
                  <w:rPr>
                    <w:rFonts w:ascii="Arial" w:hAnsi="Arial"/>
                    <w:sz w:val="24"/>
                    <w:szCs w:val="24"/>
                  </w:rPr>
                </w:rPrChange>
              </w:rPr>
              <w:t>Integer</w:t>
            </w:r>
          </w:p>
          <w:p w:rsidR="00D03E65" w:rsidRPr="00F66A2C" w:rsidRDefault="007567A0" w:rsidP="003E6C8A">
            <w:pPr>
              <w:pStyle w:val="TableContents"/>
              <w:spacing w:line="360" w:lineRule="auto"/>
              <w:rPr>
                <w:rFonts w:ascii="Arial" w:hAnsi="Arial"/>
                <w:i/>
                <w:sz w:val="24"/>
                <w:szCs w:val="24"/>
                <w:rPrChange w:id="446" w:author="Dr Weimar" w:date="2017-04-22T15:25:00Z">
                  <w:rPr>
                    <w:rFonts w:ascii="Arial" w:hAnsi="Arial"/>
                    <w:sz w:val="24"/>
                    <w:szCs w:val="24"/>
                  </w:rPr>
                </w:rPrChange>
              </w:rPr>
            </w:pPr>
            <w:r w:rsidRPr="003E6C8A">
              <w:rPr>
                <w:rFonts w:ascii="Arial" w:hAnsi="Arial"/>
                <w:sz w:val="24"/>
                <w:szCs w:val="24"/>
              </w:rPr>
              <w:t xml:space="preserve">- versao: </w:t>
            </w:r>
            <w:r w:rsidRPr="00F66A2C">
              <w:rPr>
                <w:rFonts w:ascii="Arial" w:hAnsi="Arial"/>
                <w:i/>
                <w:sz w:val="24"/>
                <w:szCs w:val="24"/>
                <w:rPrChange w:id="447" w:author="Dr Weimar" w:date="2017-04-22T15:25:00Z">
                  <w:rPr>
                    <w:rFonts w:ascii="Arial" w:hAnsi="Arial"/>
                    <w:sz w:val="24"/>
                    <w:szCs w:val="24"/>
                  </w:rPr>
                </w:rPrChange>
              </w:rPr>
              <w:t>Integer</w:t>
            </w:r>
          </w:p>
          <w:p w:rsidR="00D03E65" w:rsidRPr="00F66A2C" w:rsidRDefault="007567A0" w:rsidP="003E6C8A">
            <w:pPr>
              <w:pStyle w:val="TableContents"/>
              <w:spacing w:line="360" w:lineRule="auto"/>
              <w:rPr>
                <w:rFonts w:ascii="Arial" w:hAnsi="Arial"/>
                <w:i/>
                <w:sz w:val="24"/>
                <w:szCs w:val="24"/>
                <w:rPrChange w:id="448" w:author="Dr Weimar" w:date="2017-04-22T15:25:00Z">
                  <w:rPr>
                    <w:rFonts w:ascii="Arial" w:hAnsi="Arial"/>
                    <w:sz w:val="24"/>
                    <w:szCs w:val="24"/>
                  </w:rPr>
                </w:rPrChange>
              </w:rPr>
            </w:pPr>
            <w:r w:rsidRPr="003E6C8A">
              <w:rPr>
                <w:rFonts w:ascii="Arial" w:hAnsi="Arial"/>
                <w:sz w:val="24"/>
                <w:szCs w:val="24"/>
              </w:rPr>
              <w:t xml:space="preserve">- tipo: </w:t>
            </w:r>
            <w:r w:rsidRPr="00F66A2C">
              <w:rPr>
                <w:rFonts w:ascii="Arial" w:hAnsi="Arial"/>
                <w:i/>
                <w:sz w:val="24"/>
                <w:szCs w:val="24"/>
                <w:rPrChange w:id="449" w:author="Dr Weimar" w:date="2017-04-22T15:25:00Z">
                  <w:rPr>
                    <w:rFonts w:ascii="Arial" w:hAnsi="Arial"/>
                    <w:sz w:val="24"/>
                    <w:szCs w:val="24"/>
                  </w:rPr>
                </w:rPrChange>
              </w:rPr>
              <w:t>Varchar</w:t>
            </w:r>
          </w:p>
          <w:p w:rsidR="00D03E65" w:rsidRPr="00F66A2C" w:rsidRDefault="007567A0" w:rsidP="003E6C8A">
            <w:pPr>
              <w:pStyle w:val="TableContents"/>
              <w:spacing w:line="360" w:lineRule="auto"/>
              <w:rPr>
                <w:rFonts w:ascii="Arial" w:hAnsi="Arial"/>
                <w:i/>
                <w:sz w:val="24"/>
                <w:szCs w:val="24"/>
                <w:rPrChange w:id="450" w:author="Dr Weimar" w:date="2017-04-22T15:25:00Z">
                  <w:rPr>
                    <w:rFonts w:ascii="Arial" w:hAnsi="Arial"/>
                    <w:sz w:val="24"/>
                    <w:szCs w:val="24"/>
                  </w:rPr>
                </w:rPrChange>
              </w:rPr>
            </w:pPr>
            <w:r w:rsidRPr="003E6C8A">
              <w:rPr>
                <w:rFonts w:ascii="Arial" w:hAnsi="Arial"/>
                <w:sz w:val="24"/>
                <w:szCs w:val="24"/>
              </w:rPr>
              <w:t xml:space="preserve">- tabela – </w:t>
            </w:r>
            <w:r w:rsidRPr="00F66A2C">
              <w:rPr>
                <w:rFonts w:ascii="Arial" w:hAnsi="Arial"/>
                <w:i/>
                <w:sz w:val="24"/>
                <w:szCs w:val="24"/>
                <w:rPrChange w:id="451" w:author="Dr Weimar" w:date="2017-04-22T15:25:00Z">
                  <w:rPr>
                    <w:rFonts w:ascii="Arial" w:hAnsi="Arial"/>
                    <w:sz w:val="24"/>
                    <w:szCs w:val="24"/>
                  </w:rPr>
                </w:rPrChange>
              </w:rPr>
              <w:t>Varchar</w:t>
            </w:r>
          </w:p>
          <w:p w:rsidR="00D03E65" w:rsidRPr="00F66A2C" w:rsidRDefault="007567A0" w:rsidP="003E6C8A">
            <w:pPr>
              <w:pStyle w:val="TableContents"/>
              <w:spacing w:line="360" w:lineRule="auto"/>
              <w:rPr>
                <w:rFonts w:ascii="Arial" w:hAnsi="Arial"/>
                <w:i/>
                <w:sz w:val="24"/>
                <w:szCs w:val="24"/>
                <w:rPrChange w:id="452" w:author="Dr Weimar" w:date="2017-04-22T15:25:00Z">
                  <w:rPr>
                    <w:rFonts w:ascii="Arial" w:hAnsi="Arial"/>
                    <w:sz w:val="24"/>
                    <w:szCs w:val="24"/>
                  </w:rPr>
                </w:rPrChange>
              </w:rPr>
            </w:pPr>
            <w:r w:rsidRPr="003E6C8A">
              <w:rPr>
                <w:rFonts w:ascii="Arial" w:hAnsi="Arial"/>
                <w:sz w:val="24"/>
                <w:szCs w:val="24"/>
              </w:rPr>
              <w:t xml:space="preserve">- pk_tabela – </w:t>
            </w:r>
            <w:r w:rsidRPr="00F66A2C">
              <w:rPr>
                <w:rFonts w:ascii="Arial" w:hAnsi="Arial"/>
                <w:i/>
                <w:sz w:val="24"/>
                <w:szCs w:val="24"/>
                <w:rPrChange w:id="453" w:author="Dr Weimar" w:date="2017-04-22T15:25:00Z">
                  <w:rPr>
                    <w:rFonts w:ascii="Arial" w:hAnsi="Arial"/>
                    <w:sz w:val="24"/>
                    <w:szCs w:val="24"/>
                  </w:rPr>
                </w:rPrChange>
              </w:rPr>
              <w:t>Integer</w:t>
            </w:r>
          </w:p>
          <w:p w:rsidR="00D03E65" w:rsidRPr="00F66A2C" w:rsidRDefault="007567A0" w:rsidP="003E6C8A">
            <w:pPr>
              <w:pStyle w:val="TableContents"/>
              <w:spacing w:line="360" w:lineRule="auto"/>
              <w:rPr>
                <w:rFonts w:ascii="Arial" w:hAnsi="Arial"/>
                <w:i/>
                <w:sz w:val="24"/>
                <w:szCs w:val="24"/>
                <w:rPrChange w:id="454" w:author="Dr Weimar" w:date="2017-04-22T15:25:00Z">
                  <w:rPr>
                    <w:rFonts w:ascii="Arial" w:hAnsi="Arial"/>
                    <w:sz w:val="24"/>
                    <w:szCs w:val="24"/>
                  </w:rPr>
                </w:rPrChange>
              </w:rPr>
            </w:pPr>
            <w:r w:rsidRPr="003E6C8A">
              <w:rPr>
                <w:rFonts w:ascii="Arial" w:hAnsi="Arial"/>
                <w:sz w:val="24"/>
                <w:szCs w:val="24"/>
              </w:rPr>
              <w:t xml:space="preserve">- data_hora – </w:t>
            </w:r>
            <w:r w:rsidRPr="00F66A2C">
              <w:rPr>
                <w:rFonts w:ascii="Arial" w:hAnsi="Arial"/>
                <w:i/>
                <w:sz w:val="24"/>
                <w:szCs w:val="24"/>
                <w:rPrChange w:id="455" w:author="Dr Weimar" w:date="2017-04-22T15:25:00Z">
                  <w:rPr>
                    <w:rFonts w:ascii="Arial" w:hAnsi="Arial"/>
                    <w:sz w:val="24"/>
                    <w:szCs w:val="24"/>
                  </w:rPr>
                </w:rPrChange>
              </w:rPr>
              <w:t>Timestamp</w:t>
            </w:r>
          </w:p>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origem – Varchar</w:t>
            </w:r>
          </w:p>
          <w:p w:rsidR="00D03E65" w:rsidRPr="00646538" w:rsidRDefault="007567A0" w:rsidP="003E6C8A">
            <w:pPr>
              <w:pStyle w:val="TableContents"/>
              <w:spacing w:line="360" w:lineRule="auto"/>
              <w:rPr>
                <w:rFonts w:ascii="Arial" w:hAnsi="Arial"/>
                <w:i/>
                <w:sz w:val="24"/>
                <w:szCs w:val="24"/>
                <w:rPrChange w:id="456" w:author="Dr Weimar" w:date="2017-04-22T15:31:00Z">
                  <w:rPr>
                    <w:rFonts w:ascii="Arial" w:hAnsi="Arial"/>
                    <w:sz w:val="24"/>
                    <w:szCs w:val="24"/>
                  </w:rPr>
                </w:rPrChange>
              </w:rPr>
            </w:pPr>
            <w:r w:rsidRPr="003E6C8A">
              <w:rPr>
                <w:rFonts w:ascii="Arial" w:hAnsi="Arial"/>
                <w:sz w:val="24"/>
                <w:szCs w:val="24"/>
              </w:rPr>
              <w:t xml:space="preserve">- </w:t>
            </w:r>
            <w:del w:id="457" w:author="Dr Weimar" w:date="2017-04-22T15:31:00Z">
              <w:r w:rsidRPr="003E6C8A" w:rsidDel="00646538">
                <w:rPr>
                  <w:rFonts w:ascii="Arial" w:hAnsi="Arial"/>
                  <w:sz w:val="24"/>
                  <w:szCs w:val="24"/>
                </w:rPr>
                <w:delText>usuario</w:delText>
              </w:r>
            </w:del>
            <w:ins w:id="458" w:author="Dr Weimar" w:date="2017-04-22T15:31:00Z">
              <w:r w:rsidR="00646538" w:rsidRPr="003E6C8A">
                <w:rPr>
                  <w:rFonts w:ascii="Arial" w:hAnsi="Arial"/>
                  <w:sz w:val="24"/>
                  <w:szCs w:val="24"/>
                </w:rPr>
                <w:t>usuário</w:t>
              </w:r>
            </w:ins>
            <w:r w:rsidRPr="003E6C8A">
              <w:rPr>
                <w:rFonts w:ascii="Arial" w:hAnsi="Arial"/>
                <w:sz w:val="24"/>
                <w:szCs w:val="24"/>
              </w:rPr>
              <w:t xml:space="preserve"> – </w:t>
            </w:r>
            <w:r w:rsidRPr="00646538">
              <w:rPr>
                <w:rFonts w:ascii="Arial" w:hAnsi="Arial"/>
                <w:i/>
                <w:sz w:val="24"/>
                <w:szCs w:val="24"/>
                <w:rPrChange w:id="459" w:author="Dr Weimar" w:date="2017-04-22T15:31:00Z">
                  <w:rPr>
                    <w:rFonts w:ascii="Arial" w:hAnsi="Arial"/>
                    <w:sz w:val="24"/>
                    <w:szCs w:val="24"/>
                  </w:rPr>
                </w:rPrChange>
              </w:rPr>
              <w:t>Integer</w:t>
            </w:r>
          </w:p>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 valores - </w:t>
            </w:r>
            <w:r w:rsidRPr="00646538">
              <w:rPr>
                <w:rFonts w:ascii="Arial" w:hAnsi="Arial"/>
                <w:i/>
                <w:sz w:val="24"/>
                <w:szCs w:val="24"/>
                <w:rPrChange w:id="460" w:author="Dr Weimar" w:date="2017-04-22T15:31:00Z">
                  <w:rPr>
                    <w:rFonts w:ascii="Arial" w:hAnsi="Arial"/>
                    <w:sz w:val="24"/>
                    <w:szCs w:val="24"/>
                  </w:rPr>
                </w:rPrChange>
              </w:rPr>
              <w:t>Varchar</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F66A2C" w:rsidRDefault="007567A0">
            <w:pPr>
              <w:pStyle w:val="TableContents"/>
              <w:spacing w:line="360" w:lineRule="auto"/>
              <w:jc w:val="both"/>
              <w:rPr>
                <w:rFonts w:ascii="Arial" w:hAnsi="Arial"/>
                <w:sz w:val="24"/>
                <w:szCs w:val="24"/>
              </w:rPr>
              <w:pPrChange w:id="461" w:author="Dr Weimar" w:date="2017-04-19T12:08:00Z">
                <w:pPr>
                  <w:pStyle w:val="TableContents"/>
                  <w:spacing w:line="360" w:lineRule="auto"/>
                </w:pPr>
              </w:pPrChange>
            </w:pPr>
            <w:r w:rsidRPr="003E6C8A">
              <w:rPr>
                <w:rFonts w:ascii="Arial" w:hAnsi="Arial"/>
                <w:sz w:val="24"/>
                <w:szCs w:val="24"/>
              </w:rPr>
              <w:t xml:space="preserve">Quando o usuário programador realizar qualquer persistência de dados, a ferramenta se responsabiliza de persistir as informações da entidade </w:t>
            </w:r>
            <w:r w:rsidRPr="00646538">
              <w:rPr>
                <w:rFonts w:ascii="Arial" w:hAnsi="Arial"/>
                <w:i/>
                <w:sz w:val="24"/>
                <w:szCs w:val="24"/>
                <w:rPrChange w:id="462" w:author="Dr Weimar" w:date="2017-04-22T15:32:00Z">
                  <w:rPr>
                    <w:rFonts w:ascii="Arial" w:hAnsi="Arial"/>
                    <w:sz w:val="24"/>
                    <w:szCs w:val="24"/>
                  </w:rPr>
                </w:rPrChange>
              </w:rPr>
              <w:t>Log</w:t>
            </w:r>
            <w:r w:rsidRPr="003E6C8A">
              <w:rPr>
                <w:rFonts w:ascii="Arial" w:hAnsi="Arial"/>
                <w:sz w:val="24"/>
                <w:szCs w:val="24"/>
              </w:rPr>
              <w:t xml:space="preserve"> respectivas ao registro que está sendo persistido.</w:t>
            </w:r>
          </w:p>
        </w:tc>
      </w:tr>
    </w:tbl>
    <w:p w:rsidR="00D03E65" w:rsidRDefault="00D03E65">
      <w:pPr>
        <w:pStyle w:val="PargrafodaLista"/>
        <w:ind w:left="0"/>
        <w:rPr>
          <w:rFonts w:ascii="Arial" w:hAnsi="Arial" w:cs="Arial"/>
          <w:sz w:val="28"/>
          <w:szCs w:val="28"/>
        </w:rPr>
      </w:pPr>
    </w:p>
    <w:p w:rsidR="00D03E65" w:rsidRDefault="007567A0">
      <w:pPr>
        <w:pStyle w:val="Ttulo3"/>
      </w:pPr>
      <w:bookmarkStart w:id="463" w:name="__RefHeading___Toc4073_990249200"/>
      <w:bookmarkStart w:id="464" w:name="_Toc479953324"/>
      <w:bookmarkEnd w:id="463"/>
      <w:r>
        <w:lastRenderedPageBreak/>
        <w:t xml:space="preserve">5.3.5 Pesquisa de </w:t>
      </w:r>
      <w:r w:rsidRPr="00646538">
        <w:rPr>
          <w:i/>
          <w:rPrChange w:id="465" w:author="Dr Weimar" w:date="2017-04-22T15:32:00Z">
            <w:rPr/>
          </w:rPrChange>
        </w:rPr>
        <w:t>logs</w:t>
      </w:r>
      <w:bookmarkEnd w:id="464"/>
    </w:p>
    <w:p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 xml:space="preserve">O caso de uso Pesquisa </w:t>
      </w:r>
      <w:r w:rsidRPr="00646538">
        <w:rPr>
          <w:rFonts w:ascii="Arial" w:hAnsi="Arial" w:cs="Arial"/>
          <w:i/>
          <w:rPrChange w:id="466" w:author="Dr Weimar" w:date="2017-04-22T15:32:00Z">
            <w:rPr>
              <w:rFonts w:ascii="Arial" w:hAnsi="Arial" w:cs="Arial"/>
            </w:rPr>
          </w:rPrChange>
        </w:rPr>
        <w:t>de logs</w:t>
      </w:r>
      <w:r w:rsidRPr="003E6C8A">
        <w:rPr>
          <w:rFonts w:ascii="Arial" w:hAnsi="Arial" w:cs="Arial"/>
        </w:rPr>
        <w:t xml:space="preserve"> possibilita que o usuário programador configure a ferramenta para que ela consiga consultar informações de auditoria de dados na base de dados.</w:t>
      </w: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 Administrador</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rsidR="00D03E65" w:rsidRPr="003E6C8A" w:rsidDel="00646538" w:rsidRDefault="007567A0" w:rsidP="00646538">
      <w:pPr>
        <w:pStyle w:val="PargrafodaLista"/>
        <w:spacing w:line="360" w:lineRule="auto"/>
        <w:ind w:left="0"/>
        <w:jc w:val="both"/>
        <w:rPr>
          <w:del w:id="467" w:author="Dr Weimar" w:date="2017-04-22T15:33:00Z"/>
          <w:rFonts w:ascii="Arial" w:hAnsi="Arial" w:cs="Arial"/>
          <w:sz w:val="24"/>
          <w:szCs w:val="24"/>
        </w:rPr>
      </w:pPr>
      <w:r w:rsidRPr="003E6C8A">
        <w:rPr>
          <w:rFonts w:ascii="Arial" w:hAnsi="Arial" w:cs="Arial"/>
          <w:sz w:val="24"/>
          <w:szCs w:val="24"/>
        </w:rPr>
        <w:t>O usuário programador deverá ter sua base de dados já formulada e implementada.</w:t>
      </w:r>
    </w:p>
    <w:p w:rsidR="00D03E65" w:rsidRPr="003E6C8A" w:rsidRDefault="007567A0" w:rsidP="00646538">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precisa ter implementado em classes Java cópias idênticas de suas entidades do banco, tanto em nome, quanto em nomes de atributos com seus respectivos tipos.</w:t>
      </w:r>
    </w:p>
    <w:p w:rsidR="00D03E65" w:rsidRPr="003E6C8A" w:rsidRDefault="007567A0" w:rsidP="00646538">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O usuário precisa possuir a entidade </w:t>
      </w:r>
      <w:r w:rsidRPr="00646538">
        <w:rPr>
          <w:rFonts w:ascii="Arial" w:hAnsi="Arial" w:cs="Arial"/>
          <w:i/>
          <w:sz w:val="24"/>
          <w:szCs w:val="24"/>
          <w:rPrChange w:id="468" w:author="Dr Weimar" w:date="2017-04-22T15:33:00Z">
            <w:rPr>
              <w:rFonts w:ascii="Arial" w:hAnsi="Arial" w:cs="Arial"/>
              <w:sz w:val="24"/>
              <w:szCs w:val="24"/>
            </w:rPr>
          </w:rPrChange>
        </w:rPr>
        <w:t>Log</w:t>
      </w:r>
      <w:r w:rsidRPr="003E6C8A">
        <w:rPr>
          <w:rFonts w:ascii="Arial" w:hAnsi="Arial" w:cs="Arial"/>
          <w:sz w:val="24"/>
          <w:szCs w:val="24"/>
        </w:rPr>
        <w:t xml:space="preserve"> implementada.</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 xml:space="preserve">Lista de dados contendo o resultado das consultas. </w:t>
      </w:r>
    </w:p>
    <w:p w:rsidR="00D03E65" w:rsidRPr="003E6C8A" w:rsidRDefault="00D03E65" w:rsidP="003E6C8A">
      <w:pPr>
        <w:pStyle w:val="PargrafodaLista"/>
        <w:spacing w:line="360" w:lineRule="auto"/>
        <w:ind w:left="0"/>
        <w:rPr>
          <w:rFonts w:ascii="Arial" w:hAnsi="Arial" w:cs="Arial"/>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18"/>
        <w:gridCol w:w="8720"/>
      </w:tblGrid>
      <w:tr w:rsidR="00D03E65" w:rsidRPr="003E6C8A">
        <w:tc>
          <w:tcPr>
            <w:tcW w:w="918"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fluxo principal inicia-se com o usuário programador criando uma instância da classe </w:t>
            </w:r>
            <w:r w:rsidRPr="00302605">
              <w:rPr>
                <w:rFonts w:ascii="Arial" w:hAnsi="Arial"/>
                <w:i/>
                <w:sz w:val="24"/>
                <w:szCs w:val="24"/>
                <w:rPrChange w:id="469" w:author="Dr Weimar" w:date="2017-04-22T15:33:00Z">
                  <w:rPr>
                    <w:rFonts w:ascii="Arial" w:hAnsi="Arial"/>
                    <w:sz w:val="24"/>
                    <w:szCs w:val="24"/>
                  </w:rPr>
                </w:rPrChange>
              </w:rPr>
              <w:t>Log.</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Com a instância criada o usuário programador deverá preencher os atributos da instância, de maneira que cada atributo preenchido seja respectivo a uma restrição da consulta.</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Feito o preenchimento dos atributos que servirão como restrições da consulta, o usuário deverá chamar o método de pesquisa da classe </w:t>
            </w:r>
            <w:r w:rsidR="00CD74E6" w:rsidRPr="00302605">
              <w:rPr>
                <w:rFonts w:ascii="Arial" w:hAnsi="Arial"/>
                <w:i/>
                <w:sz w:val="24"/>
                <w:szCs w:val="24"/>
                <w:rPrChange w:id="470" w:author="Dr Weimar" w:date="2017-04-22T15:33:00Z">
                  <w:rPr>
                    <w:rFonts w:ascii="Arial" w:hAnsi="Arial"/>
                    <w:sz w:val="24"/>
                    <w:szCs w:val="24"/>
                  </w:rPr>
                </w:rPrChange>
              </w:rPr>
              <w:t>SigmaDB</w:t>
            </w:r>
            <w:r w:rsidRPr="003E6C8A">
              <w:rPr>
                <w:rFonts w:ascii="Arial" w:hAnsi="Arial"/>
                <w:sz w:val="24"/>
                <w:szCs w:val="24"/>
              </w:rPr>
              <w:t>, passando como parâmetro a instância da entidade Log.</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Como resultado, o usuário programador receberá uma lista de instâncias da classe </w:t>
            </w:r>
            <w:r w:rsidRPr="00302605">
              <w:rPr>
                <w:rFonts w:ascii="Arial" w:hAnsi="Arial"/>
                <w:i/>
                <w:sz w:val="24"/>
                <w:szCs w:val="24"/>
                <w:rPrChange w:id="471" w:author="Dr Weimar" w:date="2017-04-22T15:33:00Z">
                  <w:rPr>
                    <w:rFonts w:ascii="Arial" w:hAnsi="Arial"/>
                    <w:sz w:val="24"/>
                    <w:szCs w:val="24"/>
                  </w:rPr>
                </w:rPrChange>
              </w:rPr>
              <w:t>Log,</w:t>
            </w:r>
            <w:r w:rsidRPr="003E6C8A">
              <w:rPr>
                <w:rFonts w:ascii="Arial" w:hAnsi="Arial"/>
                <w:sz w:val="24"/>
                <w:szCs w:val="24"/>
              </w:rPr>
              <w:t xml:space="preserve"> contendo o resultado da consulta.</w:t>
            </w:r>
          </w:p>
        </w:tc>
      </w:tr>
    </w:tbl>
    <w:p w:rsidR="00D03E65" w:rsidRPr="003E6C8A" w:rsidRDefault="00D03E65" w:rsidP="003E6C8A">
      <w:pPr>
        <w:pStyle w:val="PargrafodaLista"/>
        <w:spacing w:line="360" w:lineRule="auto"/>
        <w:ind w:left="0"/>
        <w:rPr>
          <w:rFonts w:ascii="Arial" w:hAnsi="Arial" w:cs="Arial"/>
          <w:b/>
          <w:bCs/>
          <w:sz w:val="24"/>
          <w:szCs w:val="24"/>
        </w:rPr>
      </w:pPr>
    </w:p>
    <w:p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lastRenderedPageBreak/>
        <w:tab/>
        <w:t>Fluxo Alternativo</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18"/>
        <w:gridCol w:w="8720"/>
      </w:tblGrid>
      <w:tr w:rsidR="00D03E65" w:rsidRPr="003E6C8A">
        <w:tc>
          <w:tcPr>
            <w:tcW w:w="918" w:type="dxa"/>
            <w:tcBorders>
              <w:top w:val="single" w:sz="2" w:space="0" w:color="000000"/>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D03E65" w:rsidP="003E6C8A">
            <w:pPr>
              <w:pStyle w:val="TableContents"/>
              <w:spacing w:line="360" w:lineRule="auto"/>
              <w:rPr>
                <w:rFonts w:ascii="Arial" w:hAnsi="Arial"/>
                <w:sz w:val="24"/>
                <w:szCs w:val="24"/>
              </w:rPr>
            </w:pP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Utilização do Administrador</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alternativo inicia com o usuário Administrador acessando a base de dados.</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Ao realizar acesso a entidade </w:t>
            </w:r>
            <w:r w:rsidRPr="00302605">
              <w:rPr>
                <w:rFonts w:ascii="Arial" w:hAnsi="Arial"/>
                <w:i/>
                <w:sz w:val="24"/>
                <w:szCs w:val="24"/>
                <w:rPrChange w:id="472" w:author="Dr Weimar" w:date="2017-04-22T15:34:00Z">
                  <w:rPr>
                    <w:rFonts w:ascii="Arial" w:hAnsi="Arial"/>
                    <w:sz w:val="24"/>
                    <w:szCs w:val="24"/>
                  </w:rPr>
                </w:rPrChange>
              </w:rPr>
              <w:t xml:space="preserve">Log </w:t>
            </w:r>
            <w:r w:rsidRPr="003E6C8A">
              <w:rPr>
                <w:rFonts w:ascii="Arial" w:hAnsi="Arial"/>
                <w:sz w:val="24"/>
                <w:szCs w:val="24"/>
              </w:rPr>
              <w:t xml:space="preserve">pela base de dados, o usuário administrador consegue ter a mesma visão do usuário Programador, consultando a estrutura de </w:t>
            </w:r>
            <w:r w:rsidRPr="00302605">
              <w:rPr>
                <w:rFonts w:ascii="Arial" w:hAnsi="Arial"/>
                <w:i/>
                <w:sz w:val="24"/>
                <w:szCs w:val="24"/>
                <w:rPrChange w:id="473" w:author="Dr Weimar" w:date="2017-04-22T15:34:00Z">
                  <w:rPr>
                    <w:rFonts w:ascii="Arial" w:hAnsi="Arial"/>
                    <w:sz w:val="24"/>
                    <w:szCs w:val="24"/>
                  </w:rPr>
                </w:rPrChange>
              </w:rPr>
              <w:t>log</w:t>
            </w:r>
            <w:r w:rsidRPr="003E6C8A">
              <w:rPr>
                <w:rFonts w:ascii="Arial" w:hAnsi="Arial"/>
                <w:sz w:val="24"/>
                <w:szCs w:val="24"/>
              </w:rPr>
              <w:t xml:space="preserve"> da maneira como necessitar.</w:t>
            </w:r>
          </w:p>
        </w:tc>
      </w:tr>
      <w:tr w:rsidR="00D03E65" w:rsidRPr="003E6C8A">
        <w:tc>
          <w:tcPr>
            <w:tcW w:w="918" w:type="dxa"/>
            <w:tcBorders>
              <w:left w:val="single" w:sz="2" w:space="0" w:color="000000"/>
              <w:bottom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Como saída o usuário administrador </w:t>
            </w:r>
            <w:r w:rsidR="00CD74E6" w:rsidRPr="003E6C8A">
              <w:rPr>
                <w:rFonts w:ascii="Arial" w:hAnsi="Arial"/>
                <w:sz w:val="24"/>
                <w:szCs w:val="24"/>
              </w:rPr>
              <w:t>obtém</w:t>
            </w:r>
            <w:r w:rsidRPr="003E6C8A">
              <w:rPr>
                <w:rFonts w:ascii="Arial" w:hAnsi="Arial"/>
                <w:sz w:val="24"/>
                <w:szCs w:val="24"/>
              </w:rPr>
              <w:t xml:space="preserve"> o resultado da consulta que lhe for necessária.</w:t>
            </w:r>
          </w:p>
        </w:tc>
      </w:tr>
    </w:tbl>
    <w:p w:rsidR="00302605" w:rsidRDefault="00302605" w:rsidP="0080582C">
      <w:pPr>
        <w:pStyle w:val="Ttulo2"/>
        <w:numPr>
          <w:ilvl w:val="0"/>
          <w:numId w:val="0"/>
        </w:numPr>
        <w:rPr>
          <w:ins w:id="474" w:author="Dr Weimar" w:date="2017-04-22T15:34:00Z"/>
        </w:rPr>
      </w:pPr>
      <w:bookmarkStart w:id="475" w:name="__RefHeading___Toc4075_990249200"/>
      <w:bookmarkStart w:id="476" w:name="_Toc479953325"/>
      <w:bookmarkEnd w:id="475"/>
    </w:p>
    <w:p w:rsidR="00302605" w:rsidRDefault="00302605" w:rsidP="0080582C">
      <w:pPr>
        <w:pStyle w:val="Ttulo2"/>
        <w:numPr>
          <w:ilvl w:val="0"/>
          <w:numId w:val="0"/>
        </w:numPr>
        <w:rPr>
          <w:ins w:id="477" w:author="Dr Weimar" w:date="2017-04-22T15:34:00Z"/>
        </w:rPr>
      </w:pPr>
    </w:p>
    <w:p w:rsidR="00302605" w:rsidRDefault="00302605" w:rsidP="0080582C">
      <w:pPr>
        <w:pStyle w:val="Ttulo2"/>
        <w:numPr>
          <w:ilvl w:val="0"/>
          <w:numId w:val="0"/>
        </w:numPr>
        <w:rPr>
          <w:ins w:id="478" w:author="Dr Weimar" w:date="2017-04-22T15:34:00Z"/>
        </w:rPr>
      </w:pPr>
    </w:p>
    <w:p w:rsidR="00302605" w:rsidRDefault="00302605" w:rsidP="0080582C">
      <w:pPr>
        <w:pStyle w:val="Ttulo2"/>
        <w:numPr>
          <w:ilvl w:val="0"/>
          <w:numId w:val="0"/>
        </w:numPr>
        <w:rPr>
          <w:ins w:id="479" w:author="Dr Weimar" w:date="2017-04-22T15:34:00Z"/>
        </w:rPr>
      </w:pPr>
    </w:p>
    <w:p w:rsidR="00302605" w:rsidRDefault="00302605" w:rsidP="0080582C">
      <w:pPr>
        <w:pStyle w:val="Ttulo2"/>
        <w:numPr>
          <w:ilvl w:val="0"/>
          <w:numId w:val="0"/>
        </w:numPr>
        <w:rPr>
          <w:ins w:id="480" w:author="Dr Weimar" w:date="2017-04-22T15:34:00Z"/>
        </w:rPr>
      </w:pPr>
    </w:p>
    <w:p w:rsidR="00302605" w:rsidRDefault="00302605" w:rsidP="0080582C">
      <w:pPr>
        <w:pStyle w:val="Ttulo2"/>
        <w:numPr>
          <w:ilvl w:val="0"/>
          <w:numId w:val="0"/>
        </w:numPr>
        <w:rPr>
          <w:ins w:id="481" w:author="Dr Weimar" w:date="2017-04-22T15:34:00Z"/>
        </w:rPr>
      </w:pPr>
    </w:p>
    <w:p w:rsidR="00302605" w:rsidRDefault="00302605" w:rsidP="0080582C">
      <w:pPr>
        <w:pStyle w:val="Ttulo2"/>
        <w:numPr>
          <w:ilvl w:val="0"/>
          <w:numId w:val="0"/>
        </w:numPr>
        <w:rPr>
          <w:ins w:id="482" w:author="Dr Weimar" w:date="2017-04-22T15:35:00Z"/>
        </w:rPr>
      </w:pPr>
    </w:p>
    <w:p w:rsidR="00302605" w:rsidRDefault="00302605" w:rsidP="0080582C">
      <w:pPr>
        <w:pStyle w:val="Ttulo2"/>
        <w:numPr>
          <w:ilvl w:val="0"/>
          <w:numId w:val="0"/>
        </w:numPr>
        <w:rPr>
          <w:ins w:id="483" w:author="Dr Weimar" w:date="2017-04-22T15:35:00Z"/>
        </w:rPr>
      </w:pPr>
    </w:p>
    <w:p w:rsidR="00302605" w:rsidRDefault="00302605" w:rsidP="0080582C">
      <w:pPr>
        <w:pStyle w:val="Ttulo2"/>
        <w:numPr>
          <w:ilvl w:val="0"/>
          <w:numId w:val="0"/>
        </w:numPr>
        <w:rPr>
          <w:ins w:id="484" w:author="Dr Weimar" w:date="2017-04-22T15:35:00Z"/>
        </w:rPr>
      </w:pPr>
    </w:p>
    <w:p w:rsidR="00302605" w:rsidRDefault="00302605" w:rsidP="0080582C">
      <w:pPr>
        <w:pStyle w:val="Ttulo2"/>
        <w:numPr>
          <w:ilvl w:val="0"/>
          <w:numId w:val="0"/>
        </w:numPr>
        <w:rPr>
          <w:ins w:id="485" w:author="Dr Weimar" w:date="2017-04-22T15:35:00Z"/>
        </w:rPr>
      </w:pPr>
    </w:p>
    <w:p w:rsidR="00302605" w:rsidRDefault="00302605" w:rsidP="0080582C">
      <w:pPr>
        <w:pStyle w:val="Ttulo2"/>
        <w:numPr>
          <w:ilvl w:val="0"/>
          <w:numId w:val="0"/>
        </w:numPr>
        <w:rPr>
          <w:ins w:id="486" w:author="Dr Weimar" w:date="2017-04-22T15:35:00Z"/>
        </w:rPr>
      </w:pPr>
    </w:p>
    <w:p w:rsidR="00302605" w:rsidRDefault="00302605" w:rsidP="0080582C">
      <w:pPr>
        <w:pStyle w:val="Ttulo2"/>
        <w:numPr>
          <w:ilvl w:val="0"/>
          <w:numId w:val="0"/>
        </w:numPr>
        <w:rPr>
          <w:ins w:id="487" w:author="Dr Weimar" w:date="2017-04-22T15:35:00Z"/>
        </w:rPr>
      </w:pPr>
    </w:p>
    <w:p w:rsidR="00302605" w:rsidRDefault="00302605" w:rsidP="0080582C">
      <w:pPr>
        <w:pStyle w:val="Ttulo2"/>
        <w:numPr>
          <w:ilvl w:val="0"/>
          <w:numId w:val="0"/>
        </w:numPr>
        <w:rPr>
          <w:ins w:id="488" w:author="Dr Weimar" w:date="2017-04-22T15:35:00Z"/>
        </w:rPr>
      </w:pPr>
    </w:p>
    <w:p w:rsidR="00302605" w:rsidRDefault="00302605" w:rsidP="0080582C">
      <w:pPr>
        <w:pStyle w:val="Ttulo2"/>
        <w:numPr>
          <w:ilvl w:val="0"/>
          <w:numId w:val="0"/>
        </w:numPr>
        <w:rPr>
          <w:ins w:id="489" w:author="Dr Weimar" w:date="2017-04-22T15:35:00Z"/>
        </w:rPr>
      </w:pPr>
    </w:p>
    <w:p w:rsidR="00302605" w:rsidRDefault="00302605" w:rsidP="0080582C">
      <w:pPr>
        <w:pStyle w:val="Ttulo2"/>
        <w:numPr>
          <w:ilvl w:val="0"/>
          <w:numId w:val="0"/>
        </w:numPr>
        <w:rPr>
          <w:ins w:id="490" w:author="Dr Weimar" w:date="2017-04-22T15:35:00Z"/>
        </w:rPr>
      </w:pPr>
    </w:p>
    <w:p w:rsidR="00302605" w:rsidRDefault="00302605" w:rsidP="0080582C">
      <w:pPr>
        <w:pStyle w:val="Ttulo2"/>
        <w:numPr>
          <w:ilvl w:val="0"/>
          <w:numId w:val="0"/>
        </w:numPr>
        <w:rPr>
          <w:ins w:id="491" w:author="Dr Weimar" w:date="2017-04-22T15:35:00Z"/>
        </w:rPr>
      </w:pPr>
    </w:p>
    <w:p w:rsidR="00302605" w:rsidRDefault="00302605" w:rsidP="0080582C">
      <w:pPr>
        <w:pStyle w:val="Ttulo2"/>
        <w:numPr>
          <w:ilvl w:val="0"/>
          <w:numId w:val="0"/>
        </w:numPr>
        <w:rPr>
          <w:ins w:id="492" w:author="Dr Weimar" w:date="2017-04-22T15:35:00Z"/>
        </w:rPr>
      </w:pPr>
    </w:p>
    <w:p w:rsidR="00302605" w:rsidRDefault="00302605" w:rsidP="0080582C">
      <w:pPr>
        <w:pStyle w:val="Ttulo2"/>
        <w:numPr>
          <w:ilvl w:val="0"/>
          <w:numId w:val="0"/>
        </w:numPr>
        <w:rPr>
          <w:ins w:id="493" w:author="Dr Weimar" w:date="2017-04-22T15:35:00Z"/>
        </w:rPr>
      </w:pPr>
    </w:p>
    <w:p w:rsidR="00302605" w:rsidRDefault="00302605" w:rsidP="0080582C">
      <w:pPr>
        <w:pStyle w:val="Ttulo2"/>
        <w:numPr>
          <w:ilvl w:val="0"/>
          <w:numId w:val="0"/>
        </w:numPr>
        <w:rPr>
          <w:ins w:id="494" w:author="Dr Weimar" w:date="2017-04-22T15:35:00Z"/>
        </w:rPr>
      </w:pPr>
    </w:p>
    <w:p w:rsidR="00302605" w:rsidRDefault="00302605" w:rsidP="0080582C">
      <w:pPr>
        <w:pStyle w:val="Ttulo2"/>
        <w:numPr>
          <w:ilvl w:val="0"/>
          <w:numId w:val="0"/>
        </w:numPr>
        <w:rPr>
          <w:ins w:id="495" w:author="Dr Weimar" w:date="2017-04-22T15:35:00Z"/>
        </w:rPr>
      </w:pPr>
    </w:p>
    <w:p w:rsidR="00302605" w:rsidRDefault="00302605" w:rsidP="0080582C">
      <w:pPr>
        <w:pStyle w:val="Ttulo2"/>
        <w:numPr>
          <w:ilvl w:val="0"/>
          <w:numId w:val="0"/>
        </w:numPr>
        <w:rPr>
          <w:ins w:id="496" w:author="Dr Weimar" w:date="2017-04-22T15:35:00Z"/>
        </w:rPr>
      </w:pPr>
    </w:p>
    <w:p w:rsidR="00302605" w:rsidRDefault="00302605" w:rsidP="0080582C">
      <w:pPr>
        <w:pStyle w:val="Ttulo2"/>
        <w:numPr>
          <w:ilvl w:val="0"/>
          <w:numId w:val="0"/>
        </w:numPr>
        <w:rPr>
          <w:ins w:id="497" w:author="Dr Weimar" w:date="2017-04-22T15:35:00Z"/>
        </w:rPr>
      </w:pPr>
    </w:p>
    <w:p w:rsidR="00302605" w:rsidRDefault="00302605" w:rsidP="0080582C">
      <w:pPr>
        <w:pStyle w:val="Ttulo2"/>
        <w:numPr>
          <w:ilvl w:val="0"/>
          <w:numId w:val="0"/>
        </w:numPr>
        <w:rPr>
          <w:ins w:id="498" w:author="Dr Weimar" w:date="2017-04-22T15:35:00Z"/>
        </w:rPr>
      </w:pPr>
    </w:p>
    <w:p w:rsidR="00302605" w:rsidRDefault="00302605" w:rsidP="0080582C">
      <w:pPr>
        <w:pStyle w:val="Ttulo2"/>
        <w:numPr>
          <w:ilvl w:val="0"/>
          <w:numId w:val="0"/>
        </w:numPr>
        <w:rPr>
          <w:ins w:id="499" w:author="Dr Weimar" w:date="2017-04-22T15:35:00Z"/>
        </w:rPr>
      </w:pPr>
    </w:p>
    <w:p w:rsidR="00302605" w:rsidRDefault="00302605" w:rsidP="0080582C">
      <w:pPr>
        <w:pStyle w:val="Ttulo2"/>
        <w:numPr>
          <w:ilvl w:val="0"/>
          <w:numId w:val="0"/>
        </w:numPr>
        <w:rPr>
          <w:ins w:id="500" w:author="Dr Weimar" w:date="2017-04-22T15:35:00Z"/>
        </w:rPr>
      </w:pPr>
    </w:p>
    <w:p w:rsidR="00D03E65" w:rsidRDefault="007567A0" w:rsidP="0080582C">
      <w:pPr>
        <w:pStyle w:val="Ttulo2"/>
        <w:numPr>
          <w:ilvl w:val="0"/>
          <w:numId w:val="0"/>
        </w:numPr>
      </w:pPr>
      <w:r>
        <w:lastRenderedPageBreak/>
        <w:t>5.4</w:t>
      </w:r>
      <w:ins w:id="501" w:author="Dr Weimar" w:date="2017-04-22T15:35:00Z">
        <w:r w:rsidR="00302605">
          <w:t xml:space="preserve"> </w:t>
        </w:r>
      </w:ins>
      <w:r>
        <w:t xml:space="preserve"> Modelo Conceitual de Classes</w:t>
      </w:r>
      <w:bookmarkEnd w:id="476"/>
    </w:p>
    <w:p w:rsidR="00D03E65" w:rsidRDefault="00CB0CDC">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10" behindDoc="0" locked="0" layoutInCell="1" allowOverlap="1">
            <wp:simplePos x="0" y="0"/>
            <wp:positionH relativeFrom="column">
              <wp:posOffset>-96520</wp:posOffset>
            </wp:positionH>
            <wp:positionV relativeFrom="paragraph">
              <wp:posOffset>323215</wp:posOffset>
            </wp:positionV>
            <wp:extent cx="6285865" cy="566102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4"/>
                    <a:stretch>
                      <a:fillRect/>
                    </a:stretch>
                  </pic:blipFill>
                  <pic:spPr bwMode="auto">
                    <a:xfrm>
                      <a:off x="0" y="0"/>
                      <a:ext cx="6285865" cy="5661025"/>
                    </a:xfrm>
                    <a:prstGeom prst="rect">
                      <a:avLst/>
                    </a:prstGeom>
                  </pic:spPr>
                </pic:pic>
              </a:graphicData>
            </a:graphic>
          </wp:anchor>
        </w:drawing>
      </w:r>
    </w:p>
    <w:p w:rsidR="00D03E65" w:rsidRDefault="00D03E65">
      <w:pPr>
        <w:pStyle w:val="PargrafodaLista"/>
        <w:ind w:left="0"/>
        <w:rPr>
          <w:rFonts w:ascii="Arial" w:hAnsi="Arial" w:cs="Arial"/>
          <w:b/>
          <w:bCs/>
          <w:sz w:val="28"/>
          <w:szCs w:val="28"/>
        </w:rPr>
      </w:pPr>
    </w:p>
    <w:p w:rsidR="00D03E65" w:rsidRDefault="007567A0">
      <w:pPr>
        <w:pStyle w:val="Ttulo2"/>
      </w:pPr>
      <w:bookmarkStart w:id="502" w:name="_Toc479953326"/>
      <w:bookmarkStart w:id="503" w:name="__RefHeading___Toc4077_990249200"/>
      <w:bookmarkEnd w:id="503"/>
      <w:r>
        <w:t>5.5</w:t>
      </w:r>
      <w:ins w:id="504" w:author="Dr Weimar" w:date="2017-04-22T15:35:00Z">
        <w:r w:rsidR="00302605">
          <w:t xml:space="preserve"> </w:t>
        </w:r>
      </w:ins>
      <w:r>
        <w:t xml:space="preserve"> Modelo Conceitual de Dados</w:t>
      </w:r>
      <w:bookmarkEnd w:id="502"/>
    </w:p>
    <w:p w:rsidR="00D03E65" w:rsidRDefault="00D03E65">
      <w:pPr>
        <w:pStyle w:val="PargrafodaLista"/>
        <w:ind w:left="0"/>
        <w:rPr>
          <w:rFonts w:ascii="Arial" w:hAnsi="Arial" w:cs="Arial"/>
          <w:b/>
          <w:bCs/>
          <w:sz w:val="28"/>
          <w:szCs w:val="28"/>
        </w:rPr>
      </w:pPr>
    </w:p>
    <w:p w:rsidR="00D03E65" w:rsidRDefault="007567A0">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1"/>
                    <a:stretch>
                      <a:fillRect/>
                    </a:stretch>
                  </pic:blipFill>
                  <pic:spPr bwMode="auto">
                    <a:xfrm>
                      <a:off x="0" y="0"/>
                      <a:ext cx="1491615" cy="2133600"/>
                    </a:xfrm>
                    <a:prstGeom prst="rect">
                      <a:avLst/>
                    </a:prstGeom>
                  </pic:spPr>
                </pic:pic>
              </a:graphicData>
            </a:graphic>
          </wp:anchor>
        </w:drawing>
      </w:r>
    </w:p>
    <w:p w:rsidR="00D03E65" w:rsidRDefault="00D03E65">
      <w:pPr>
        <w:pStyle w:val="PargrafodaLista"/>
        <w:ind w:left="0"/>
        <w:rPr>
          <w:rFonts w:ascii="Arial" w:hAnsi="Arial" w:cs="Arial"/>
          <w:b/>
          <w:bCs/>
          <w:sz w:val="28"/>
          <w:szCs w:val="28"/>
        </w:rPr>
      </w:pPr>
    </w:p>
    <w:p w:rsidR="00D03E65" w:rsidRDefault="00D03E65">
      <w:pPr>
        <w:pStyle w:val="PargrafodaLista"/>
        <w:ind w:left="0"/>
        <w:rPr>
          <w:rFonts w:ascii="Arial" w:hAnsi="Arial" w:cs="Arial"/>
          <w:b/>
          <w:bCs/>
          <w:sz w:val="28"/>
          <w:szCs w:val="28"/>
        </w:rPr>
      </w:pPr>
    </w:p>
    <w:p w:rsidR="00D03E65" w:rsidRDefault="00D03E65">
      <w:pPr>
        <w:pStyle w:val="PargrafodaLista"/>
        <w:ind w:left="0"/>
        <w:rPr>
          <w:rFonts w:ascii="Arial" w:hAnsi="Arial" w:cs="Arial"/>
          <w:b/>
          <w:bCs/>
          <w:sz w:val="28"/>
          <w:szCs w:val="28"/>
        </w:rPr>
      </w:pPr>
    </w:p>
    <w:p w:rsidR="00D03E65" w:rsidRDefault="00D03E65">
      <w:pPr>
        <w:pStyle w:val="PargrafodaLista"/>
        <w:ind w:left="0"/>
        <w:rPr>
          <w:rFonts w:ascii="Arial" w:hAnsi="Arial" w:cs="Arial"/>
          <w:b/>
          <w:bCs/>
          <w:sz w:val="28"/>
          <w:szCs w:val="28"/>
        </w:rPr>
      </w:pPr>
    </w:p>
    <w:p w:rsidR="00D03E65" w:rsidRDefault="00D03E65">
      <w:pPr>
        <w:pStyle w:val="PargrafodaLista"/>
        <w:ind w:left="0"/>
        <w:rPr>
          <w:rFonts w:ascii="Arial" w:hAnsi="Arial" w:cs="Arial"/>
          <w:b/>
          <w:bCs/>
          <w:sz w:val="28"/>
          <w:szCs w:val="28"/>
        </w:rPr>
      </w:pPr>
    </w:p>
    <w:p w:rsidR="0080582C" w:rsidRDefault="0080582C">
      <w:pPr>
        <w:pStyle w:val="Ttulo1"/>
        <w:rPr>
          <w:rFonts w:cs="Arial"/>
          <w:bCs/>
          <w:szCs w:val="28"/>
        </w:rPr>
      </w:pPr>
      <w:bookmarkStart w:id="505" w:name="__RefHeading___Toc4251_1647496825"/>
      <w:bookmarkEnd w:id="505"/>
    </w:p>
    <w:p w:rsidR="0080582C" w:rsidRDefault="0080582C">
      <w:pPr>
        <w:pStyle w:val="Ttulo1"/>
        <w:rPr>
          <w:rFonts w:cs="Arial"/>
          <w:bCs/>
          <w:szCs w:val="28"/>
        </w:rPr>
      </w:pPr>
    </w:p>
    <w:p w:rsidR="00D03E65" w:rsidRDefault="007F5864">
      <w:pPr>
        <w:pStyle w:val="Ttulo1"/>
        <w:rPr>
          <w:ins w:id="506" w:author="Dr Weimar" w:date="2017-04-22T15:35:00Z"/>
          <w:rFonts w:cs="Arial"/>
          <w:bCs/>
          <w:szCs w:val="28"/>
        </w:rPr>
      </w:pPr>
      <w:bookmarkStart w:id="507" w:name="_Toc479953327"/>
      <w:r>
        <w:rPr>
          <w:rFonts w:cs="Arial"/>
          <w:bCs/>
          <w:szCs w:val="28"/>
        </w:rPr>
        <w:t>6</w:t>
      </w:r>
      <w:r w:rsidR="007567A0">
        <w:rPr>
          <w:rFonts w:cs="Arial"/>
          <w:bCs/>
          <w:szCs w:val="28"/>
        </w:rPr>
        <w:t xml:space="preserve"> Conclusões</w:t>
      </w:r>
      <w:bookmarkEnd w:id="507"/>
    </w:p>
    <w:p w:rsidR="00302605" w:rsidRPr="00302605" w:rsidRDefault="00302605" w:rsidP="00302605">
      <w:pPr>
        <w:pStyle w:val="Corpodetexto"/>
        <w:pPrChange w:id="508" w:author="Dr Weimar" w:date="2017-04-22T15:35:00Z">
          <w:pPr>
            <w:pStyle w:val="Ttulo1"/>
          </w:pPr>
        </w:pPrChange>
      </w:pPr>
    </w:p>
    <w:p w:rsidR="00D03E65" w:rsidRPr="003E6C8A" w:rsidRDefault="007567A0" w:rsidP="001C4D33">
      <w:pPr>
        <w:pStyle w:val="Corpodetexto"/>
        <w:spacing w:line="360" w:lineRule="auto"/>
        <w:jc w:val="both"/>
        <w:rPr>
          <w:sz w:val="24"/>
          <w:szCs w:val="24"/>
        </w:rPr>
      </w:pPr>
      <w:r>
        <w:rPr>
          <w:rFonts w:ascii="Arial" w:hAnsi="Arial" w:cs="Arial"/>
          <w:b/>
          <w:bCs/>
        </w:rPr>
        <w:tab/>
      </w:r>
      <w:r w:rsidRPr="003E6C8A">
        <w:rPr>
          <w:rFonts w:ascii="Arial" w:hAnsi="Arial" w:cs="Arial"/>
          <w:sz w:val="24"/>
          <w:szCs w:val="24"/>
        </w:rPr>
        <w:t>Com o crescimento do mercado seguido por suas exigências, faz-se necessário a criação de um modelo de negócio que seja rápido, intuitivo e de fácil manuseio. A partir des</w:t>
      </w:r>
      <w:ins w:id="509" w:author="Dr Weimar" w:date="2017-04-22T15:36:00Z">
        <w:r w:rsidR="00302605">
          <w:rPr>
            <w:rFonts w:ascii="Arial" w:hAnsi="Arial" w:cs="Arial"/>
            <w:sz w:val="24"/>
            <w:szCs w:val="24"/>
          </w:rPr>
          <w:t>s</w:t>
        </w:r>
      </w:ins>
      <w:del w:id="510" w:author="Dr Weimar" w:date="2017-04-22T15:36:00Z">
        <w:r w:rsidRPr="003E6C8A" w:rsidDel="00302605">
          <w:rPr>
            <w:rFonts w:ascii="Arial" w:hAnsi="Arial" w:cs="Arial"/>
            <w:sz w:val="24"/>
            <w:szCs w:val="24"/>
          </w:rPr>
          <w:delText>t</w:delText>
        </w:r>
      </w:del>
      <w:r w:rsidRPr="003E6C8A">
        <w:rPr>
          <w:rFonts w:ascii="Arial" w:hAnsi="Arial" w:cs="Arial"/>
          <w:sz w:val="24"/>
          <w:szCs w:val="24"/>
        </w:rPr>
        <w:t>a premissa, é que identifi</w:t>
      </w:r>
      <w:ins w:id="511" w:author="Dr Weimar" w:date="2017-04-22T15:36:00Z">
        <w:r w:rsidR="00302605">
          <w:rPr>
            <w:rFonts w:ascii="Arial" w:hAnsi="Arial" w:cs="Arial"/>
            <w:sz w:val="24"/>
            <w:szCs w:val="24"/>
          </w:rPr>
          <w:t>camos</w:t>
        </w:r>
      </w:ins>
      <w:del w:id="512" w:author="Dr Weimar" w:date="2017-04-22T15:36:00Z">
        <w:r w:rsidRPr="003E6C8A" w:rsidDel="00302605">
          <w:rPr>
            <w:rFonts w:ascii="Arial" w:hAnsi="Arial" w:cs="Arial"/>
            <w:sz w:val="24"/>
            <w:szCs w:val="24"/>
          </w:rPr>
          <w:delText>quei</w:delText>
        </w:r>
      </w:del>
      <w:r w:rsidRPr="003E6C8A">
        <w:rPr>
          <w:rFonts w:ascii="Arial" w:hAnsi="Arial" w:cs="Arial"/>
          <w:sz w:val="24"/>
          <w:szCs w:val="24"/>
        </w:rPr>
        <w:t xml:space="preserve"> a necessidade do investimento nes</w:t>
      </w:r>
      <w:ins w:id="513" w:author="Dr Weimar" w:date="2017-04-22T15:36:00Z">
        <w:r w:rsidR="00302605">
          <w:rPr>
            <w:rFonts w:ascii="Arial" w:hAnsi="Arial" w:cs="Arial"/>
            <w:sz w:val="24"/>
            <w:szCs w:val="24"/>
          </w:rPr>
          <w:t>s</w:t>
        </w:r>
      </w:ins>
      <w:del w:id="514" w:author="Dr Weimar" w:date="2017-04-22T15:36:00Z">
        <w:r w:rsidRPr="003E6C8A" w:rsidDel="00302605">
          <w:rPr>
            <w:rFonts w:ascii="Arial" w:hAnsi="Arial" w:cs="Arial"/>
            <w:sz w:val="24"/>
            <w:szCs w:val="24"/>
          </w:rPr>
          <w:delText>t</w:delText>
        </w:r>
      </w:del>
      <w:r w:rsidRPr="003E6C8A">
        <w:rPr>
          <w:rFonts w:ascii="Arial" w:hAnsi="Arial" w:cs="Arial"/>
          <w:sz w:val="24"/>
          <w:szCs w:val="24"/>
        </w:rPr>
        <w:t>a ferramenta, de maneira que um programador possa, por consequência dela, trabalhar de maneira mais ágil.</w:t>
      </w:r>
    </w:p>
    <w:p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Entretanto, sabemos que para elaborar e implementar qualquer tipo de sistema, faz-se necessário a realização de um levantamento das necessidades dos usuários, de maneira que se possa identificar quais são os pontos mais críticos no desenvolvimento do trabalho deste. Este estudo tomou como base os pontos de maior tempo gasto em desenvolvimento,</w:t>
      </w:r>
      <w:r w:rsidR="001B20B5" w:rsidRPr="003E6C8A">
        <w:rPr>
          <w:rFonts w:ascii="Arial" w:hAnsi="Arial" w:cs="Arial"/>
          <w:sz w:val="24"/>
          <w:szCs w:val="24"/>
        </w:rPr>
        <w:t xml:space="preserve"> dentro da empresa Cientz,</w:t>
      </w:r>
      <w:r w:rsidRPr="003E6C8A">
        <w:rPr>
          <w:rFonts w:ascii="Arial" w:hAnsi="Arial" w:cs="Arial"/>
          <w:sz w:val="24"/>
          <w:szCs w:val="24"/>
        </w:rPr>
        <w:t xml:space="preserve"> tendo como intenção trabalhar em cima de melhorias que </w:t>
      </w:r>
      <w:r w:rsidR="001B20B5" w:rsidRPr="003E6C8A">
        <w:rPr>
          <w:rFonts w:ascii="Arial" w:hAnsi="Arial" w:cs="Arial"/>
          <w:sz w:val="24"/>
          <w:szCs w:val="24"/>
        </w:rPr>
        <w:t>fizessem</w:t>
      </w:r>
      <w:r w:rsidRPr="003E6C8A">
        <w:rPr>
          <w:rFonts w:ascii="Arial" w:hAnsi="Arial" w:cs="Arial"/>
          <w:sz w:val="24"/>
          <w:szCs w:val="24"/>
        </w:rPr>
        <w:t xml:space="preserve"> com que não </w:t>
      </w:r>
      <w:r w:rsidR="001B20B5" w:rsidRPr="003E6C8A">
        <w:rPr>
          <w:rFonts w:ascii="Arial" w:hAnsi="Arial" w:cs="Arial"/>
          <w:sz w:val="24"/>
          <w:szCs w:val="24"/>
        </w:rPr>
        <w:t>fosse</w:t>
      </w:r>
      <w:r w:rsidRPr="003E6C8A">
        <w:rPr>
          <w:rFonts w:ascii="Arial" w:hAnsi="Arial" w:cs="Arial"/>
          <w:sz w:val="24"/>
          <w:szCs w:val="24"/>
        </w:rPr>
        <w:t xml:space="preserve"> necessário gastar mais o tempo de trabalho.</w:t>
      </w:r>
    </w:p>
    <w:p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 xml:space="preserve">Com a intenção de ser um diferencial dentre as ferramentas do gênero propostas atualmente no mercado, a aplicação desenvolvida neste estudo traz como novidades a possibilidade da escrita de consultas </w:t>
      </w:r>
      <w:r w:rsidRPr="00306938">
        <w:rPr>
          <w:rFonts w:ascii="Arial" w:hAnsi="Arial" w:cs="Arial"/>
          <w:i/>
          <w:sz w:val="24"/>
          <w:szCs w:val="24"/>
          <w:rPrChange w:id="515" w:author="Dr Weimar" w:date="2017-04-22T15:37:00Z">
            <w:rPr>
              <w:rFonts w:ascii="Arial" w:hAnsi="Arial" w:cs="Arial"/>
              <w:sz w:val="24"/>
              <w:szCs w:val="24"/>
            </w:rPr>
          </w:rPrChange>
        </w:rPr>
        <w:t>sql</w:t>
      </w:r>
      <w:r w:rsidRPr="003E6C8A">
        <w:rPr>
          <w:rFonts w:ascii="Arial" w:hAnsi="Arial" w:cs="Arial"/>
          <w:sz w:val="24"/>
          <w:szCs w:val="24"/>
        </w:rPr>
        <w:t xml:space="preserve">, assim como o versionamento automático do SGBD utilizado. </w:t>
      </w:r>
    </w:p>
    <w:p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Diante das análises e levantamentos das funcionalidades, identific</w:t>
      </w:r>
      <w:ins w:id="516" w:author="Dr Weimar" w:date="2017-04-22T15:37:00Z">
        <w:r w:rsidR="00306938">
          <w:rPr>
            <w:rFonts w:ascii="Arial" w:hAnsi="Arial" w:cs="Arial"/>
            <w:sz w:val="24"/>
            <w:szCs w:val="24"/>
          </w:rPr>
          <w:t>amos</w:t>
        </w:r>
      </w:ins>
      <w:del w:id="517" w:author="Dr Weimar" w:date="2017-04-22T15:37:00Z">
        <w:r w:rsidRPr="003E6C8A" w:rsidDel="00306938">
          <w:rPr>
            <w:rFonts w:ascii="Arial" w:hAnsi="Arial" w:cs="Arial"/>
            <w:sz w:val="24"/>
            <w:szCs w:val="24"/>
          </w:rPr>
          <w:delText>ou-se</w:delText>
        </w:r>
      </w:del>
      <w:r w:rsidRPr="003E6C8A">
        <w:rPr>
          <w:rFonts w:ascii="Arial" w:hAnsi="Arial" w:cs="Arial"/>
          <w:sz w:val="24"/>
          <w:szCs w:val="24"/>
        </w:rPr>
        <w:t xml:space="preserve"> a necessidade da criação e manutenção de artefatos para o projeto. A saber, casos de uso, elicitação e documentação de requisitos funcionais e não funcionais.</w:t>
      </w:r>
    </w:p>
    <w:p w:rsidR="00D03E65" w:rsidRPr="003E6C8A" w:rsidRDefault="007567A0" w:rsidP="001C4D33">
      <w:pPr>
        <w:pStyle w:val="Corpodetexto"/>
        <w:spacing w:line="360" w:lineRule="auto"/>
        <w:jc w:val="both"/>
        <w:rPr>
          <w:rFonts w:ascii="Arial" w:hAnsi="Arial" w:cs="Arial"/>
          <w:sz w:val="24"/>
          <w:szCs w:val="24"/>
        </w:rPr>
      </w:pPr>
      <w:r w:rsidRPr="003E6C8A">
        <w:rPr>
          <w:rFonts w:ascii="Arial" w:hAnsi="Arial" w:cs="Arial"/>
          <w:sz w:val="24"/>
          <w:szCs w:val="24"/>
        </w:rPr>
        <w:tab/>
        <w:t>Diante do exposto, espera-se que a ferramenta possa oferecer aos seus usuários um serviço</w:t>
      </w:r>
      <w:r w:rsidR="00FF7432" w:rsidRPr="003E6C8A">
        <w:rPr>
          <w:rFonts w:ascii="Arial" w:hAnsi="Arial" w:cs="Arial"/>
          <w:sz w:val="24"/>
          <w:szCs w:val="24"/>
        </w:rPr>
        <w:t xml:space="preserve"> de</w:t>
      </w:r>
      <w:r w:rsidRPr="003E6C8A">
        <w:rPr>
          <w:rFonts w:ascii="Arial" w:hAnsi="Arial" w:cs="Arial"/>
          <w:sz w:val="24"/>
          <w:szCs w:val="24"/>
        </w:rPr>
        <w:t xml:space="preserve"> desenvolvimento ágil, robusto e inovador.</w:t>
      </w:r>
    </w:p>
    <w:p w:rsidR="00D03E65" w:rsidRPr="003E6C8A" w:rsidRDefault="00CD74E6" w:rsidP="001C4D33">
      <w:pPr>
        <w:pStyle w:val="Corpodetexto"/>
        <w:spacing w:line="360" w:lineRule="auto"/>
        <w:jc w:val="both"/>
        <w:rPr>
          <w:rFonts w:ascii="Arial" w:hAnsi="Arial" w:cs="Arial"/>
          <w:sz w:val="24"/>
          <w:szCs w:val="24"/>
        </w:rPr>
      </w:pPr>
      <w:r w:rsidRPr="003E6C8A">
        <w:rPr>
          <w:rFonts w:ascii="Arial" w:hAnsi="Arial" w:cs="Arial"/>
          <w:sz w:val="24"/>
          <w:szCs w:val="24"/>
        </w:rPr>
        <w:tab/>
        <w:t>Conclui</w:t>
      </w:r>
      <w:ins w:id="518" w:author="Dr Weimar" w:date="2017-04-22T15:38:00Z">
        <w:r w:rsidR="00306938">
          <w:rPr>
            <w:rFonts w:ascii="Arial" w:hAnsi="Arial" w:cs="Arial"/>
            <w:sz w:val="24"/>
            <w:szCs w:val="24"/>
          </w:rPr>
          <w:t>mos</w:t>
        </w:r>
      </w:ins>
      <w:del w:id="519" w:author="Dr Weimar" w:date="2017-04-22T15:38:00Z">
        <w:r w:rsidR="007567A0" w:rsidRPr="003E6C8A" w:rsidDel="00306938">
          <w:rPr>
            <w:rFonts w:ascii="Arial" w:hAnsi="Arial" w:cs="Arial"/>
            <w:sz w:val="24"/>
            <w:szCs w:val="24"/>
          </w:rPr>
          <w:delText>-se</w:delText>
        </w:r>
      </w:del>
      <w:r w:rsidR="007567A0" w:rsidRPr="003E6C8A">
        <w:rPr>
          <w:rFonts w:ascii="Arial" w:hAnsi="Arial" w:cs="Arial"/>
          <w:sz w:val="24"/>
          <w:szCs w:val="24"/>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3E6C8A">
        <w:rPr>
          <w:rFonts w:ascii="Arial" w:hAnsi="Arial" w:cs="Arial"/>
          <w:sz w:val="24"/>
          <w:szCs w:val="24"/>
        </w:rPr>
        <w:t>obtida</w:t>
      </w:r>
      <w:r w:rsidR="007567A0" w:rsidRPr="003E6C8A">
        <w:rPr>
          <w:rFonts w:ascii="Arial" w:hAnsi="Arial" w:cs="Arial"/>
          <w:sz w:val="24"/>
          <w:szCs w:val="24"/>
        </w:rPr>
        <w:t xml:space="preserve"> para o trabalho de programação, assim como a segurança dos dados.</w:t>
      </w:r>
    </w:p>
    <w:p w:rsidR="00D03E65" w:rsidRDefault="00D03E65">
      <w:pPr>
        <w:pStyle w:val="Corpodetexto"/>
        <w:rPr>
          <w:rFonts w:ascii="Arial" w:hAnsi="Arial" w:cs="Arial"/>
        </w:rPr>
      </w:pPr>
    </w:p>
    <w:p w:rsidR="00D03E65" w:rsidRDefault="007567A0">
      <w:pPr>
        <w:pStyle w:val="Ttulo1"/>
        <w:rPr>
          <w:rFonts w:cs="Arial"/>
          <w:bCs/>
          <w:szCs w:val="28"/>
        </w:rPr>
      </w:pPr>
      <w:bookmarkStart w:id="520" w:name="__RefHeading___Toc2161_880845546"/>
      <w:bookmarkStart w:id="521" w:name="_Toc479953328"/>
      <w:bookmarkEnd w:id="520"/>
      <w:r>
        <w:rPr>
          <w:rFonts w:cs="Arial"/>
          <w:bCs/>
          <w:szCs w:val="28"/>
        </w:rPr>
        <w:lastRenderedPageBreak/>
        <w:t>7. Referências Bibliográficas</w:t>
      </w:r>
      <w:bookmarkEnd w:id="521"/>
    </w:p>
    <w:p w:rsidR="00D03E65" w:rsidRPr="00462C78" w:rsidRDefault="007567A0">
      <w:pPr>
        <w:rPr>
          <w:rFonts w:ascii="Arial" w:hAnsi="Arial" w:cs="Arial"/>
          <w:color w:val="000000"/>
        </w:rPr>
      </w:pPr>
      <w:r w:rsidRPr="00462C78">
        <w:rPr>
          <w:rFonts w:ascii="Arial" w:hAnsi="Arial" w:cs="Arial"/>
          <w:color w:val="000000"/>
        </w:rPr>
        <w:t>ELMASRI</w:t>
      </w:r>
      <w:r w:rsidR="003A2137" w:rsidRPr="00462C78">
        <w:rPr>
          <w:rFonts w:ascii="Arial" w:hAnsi="Arial" w:cs="Arial"/>
          <w:color w:val="000000"/>
        </w:rPr>
        <w:t>, R.</w:t>
      </w:r>
      <w:r w:rsidRPr="00462C78">
        <w:rPr>
          <w:rFonts w:ascii="Arial" w:hAnsi="Arial" w:cs="Arial"/>
          <w:color w:val="000000"/>
        </w:rPr>
        <w:t>;NAVATHE</w:t>
      </w:r>
      <w:r w:rsidR="00D204F2" w:rsidRPr="00462C78">
        <w:rPr>
          <w:rFonts w:ascii="Arial" w:hAnsi="Arial" w:cs="Arial"/>
          <w:color w:val="000000"/>
        </w:rPr>
        <w:t>, S.</w:t>
      </w:r>
      <w:r w:rsidRPr="00462C78">
        <w:rPr>
          <w:rFonts w:ascii="Arial" w:hAnsi="Arial" w:cs="Arial"/>
          <w:color w:val="000000"/>
        </w:rPr>
        <w:t xml:space="preserve"> </w:t>
      </w:r>
      <w:r w:rsidRPr="00306938">
        <w:rPr>
          <w:rFonts w:ascii="Arial" w:hAnsi="Arial" w:cs="Arial"/>
          <w:b/>
          <w:color w:val="000000"/>
          <w:rPrChange w:id="522" w:author="Dr Weimar" w:date="2017-04-22T15:39:00Z">
            <w:rPr>
              <w:rFonts w:ascii="Arial" w:hAnsi="Arial" w:cs="Arial"/>
              <w:color w:val="000000"/>
            </w:rPr>
          </w:rPrChange>
        </w:rPr>
        <w:t>Sistemas de banco de dados</w:t>
      </w:r>
      <w:r w:rsidRPr="00462C78">
        <w:rPr>
          <w:rFonts w:ascii="Arial" w:hAnsi="Arial" w:cs="Arial"/>
          <w:color w:val="000000"/>
        </w:rPr>
        <w:t>, 6 ed. São Paulo: Pearson, 2011.</w:t>
      </w:r>
    </w:p>
    <w:p w:rsidR="00462C78" w:rsidRPr="00462C78" w:rsidRDefault="00462C78">
      <w:pPr>
        <w:rPr>
          <w:rFonts w:ascii="Arial" w:hAnsi="Arial" w:cs="Arial"/>
          <w:color w:val="000000"/>
        </w:rPr>
      </w:pPr>
    </w:p>
    <w:p w:rsidR="00243C2D" w:rsidRPr="00462C78" w:rsidDel="00306938" w:rsidRDefault="00243C2D" w:rsidP="00306938">
      <w:pPr>
        <w:jc w:val="both"/>
        <w:rPr>
          <w:del w:id="523" w:author="Dr Weimar" w:date="2017-04-22T15:38:00Z"/>
          <w:rFonts w:ascii="Arial" w:hAnsi="Arial" w:cs="Arial"/>
          <w:color w:val="000000"/>
        </w:rPr>
        <w:pPrChange w:id="524" w:author="Dr Weimar" w:date="2017-04-22T15:38:00Z">
          <w:pPr/>
        </w:pPrChange>
      </w:pPr>
      <w:r w:rsidRPr="00462C78">
        <w:rPr>
          <w:rFonts w:ascii="Arial" w:hAnsi="Arial" w:cs="Arial"/>
          <w:color w:val="000000"/>
        </w:rPr>
        <w:t xml:space="preserve">DEITEL, </w:t>
      </w:r>
      <w:r w:rsidR="00CE5ACA" w:rsidRPr="00462C78">
        <w:rPr>
          <w:rFonts w:ascii="Arial" w:hAnsi="Arial" w:cs="Arial"/>
          <w:color w:val="000000"/>
        </w:rPr>
        <w:t>J;DEITEL, M</w:t>
      </w:r>
      <w:r w:rsidRPr="00462C78">
        <w:rPr>
          <w:rFonts w:ascii="Arial" w:hAnsi="Arial" w:cs="Arial"/>
          <w:color w:val="000000"/>
        </w:rPr>
        <w:t xml:space="preserve">. </w:t>
      </w:r>
      <w:r w:rsidRPr="00306938">
        <w:rPr>
          <w:rFonts w:ascii="Arial" w:hAnsi="Arial" w:cs="Arial"/>
          <w:b/>
          <w:color w:val="000000"/>
          <w:rPrChange w:id="525" w:author="Dr Weimar" w:date="2017-04-22T15:40:00Z">
            <w:rPr>
              <w:rFonts w:ascii="Arial" w:hAnsi="Arial" w:cs="Arial"/>
              <w:color w:val="000000"/>
            </w:rPr>
          </w:rPrChange>
        </w:rPr>
        <w:t>Java Como Programar</w:t>
      </w:r>
      <w:r w:rsidRPr="00462C78">
        <w:rPr>
          <w:rFonts w:ascii="Arial" w:hAnsi="Arial" w:cs="Arial"/>
          <w:color w:val="000000"/>
        </w:rPr>
        <w:t>, 8 ed. São Paulo: Pearson, 2010.</w:t>
      </w:r>
    </w:p>
    <w:p w:rsidR="00395C1B" w:rsidRDefault="007D7EE3" w:rsidP="00306938">
      <w:pPr>
        <w:jc w:val="both"/>
        <w:rPr>
          <w:rFonts w:ascii="Arial" w:hAnsi="Arial" w:cs="Arial"/>
          <w:color w:val="000000"/>
        </w:rPr>
        <w:pPrChange w:id="526" w:author="Dr Weimar" w:date="2017-04-22T15:38:00Z">
          <w:pPr/>
        </w:pPrChange>
      </w:pPr>
      <w:r w:rsidRPr="00462C78">
        <w:rPr>
          <w:rFonts w:ascii="Arial" w:hAnsi="Arial" w:cs="Arial"/>
        </w:rPr>
        <w:t>SILBERSCHATZ A.; KORTH, H.; SUDARSHAN, S</w:t>
      </w:r>
      <w:r w:rsidR="00395C1B" w:rsidRPr="00462C78">
        <w:rPr>
          <w:rFonts w:ascii="Arial" w:hAnsi="Arial" w:cs="Arial"/>
          <w:color w:val="000000"/>
        </w:rPr>
        <w:t>. Sistemas de Bancos de Dados, 5 ed. Rio de Janeiro: Campos, 2006.</w:t>
      </w:r>
    </w:p>
    <w:p w:rsidR="00A13131" w:rsidRDefault="00A13131" w:rsidP="00306938">
      <w:pPr>
        <w:jc w:val="both"/>
        <w:rPr>
          <w:rFonts w:ascii="Arial" w:hAnsi="Arial" w:cs="Arial"/>
          <w:color w:val="000000"/>
        </w:rPr>
        <w:pPrChange w:id="527" w:author="Dr Weimar" w:date="2017-04-22T15:38:00Z">
          <w:pPr/>
        </w:pPrChange>
      </w:pPr>
    </w:p>
    <w:p w:rsidR="00A13131" w:rsidRPr="00462C78" w:rsidRDefault="00A13131">
      <w:pPr>
        <w:rPr>
          <w:rFonts w:ascii="Arial" w:hAnsi="Arial" w:cs="Arial"/>
          <w:color w:val="000000"/>
        </w:rPr>
      </w:pPr>
      <w:r>
        <w:rPr>
          <w:rFonts w:ascii="Arial" w:hAnsi="Arial" w:cs="Arial"/>
          <w:color w:val="000000"/>
        </w:rPr>
        <w:t xml:space="preserve">MARTIN, R. </w:t>
      </w:r>
      <w:r w:rsidRPr="00306938">
        <w:rPr>
          <w:rFonts w:ascii="Arial" w:hAnsi="Arial" w:cs="Arial"/>
          <w:b/>
          <w:color w:val="000000"/>
          <w:rPrChange w:id="528" w:author="Dr Weimar" w:date="2017-04-22T15:40:00Z">
            <w:rPr>
              <w:rFonts w:ascii="Arial" w:hAnsi="Arial" w:cs="Arial"/>
              <w:color w:val="000000"/>
            </w:rPr>
          </w:rPrChange>
        </w:rPr>
        <w:t>Código Limpo</w:t>
      </w:r>
      <w:r w:rsidR="002C1EF4" w:rsidRPr="00306938">
        <w:rPr>
          <w:rFonts w:ascii="Arial" w:hAnsi="Arial" w:cs="Arial"/>
          <w:b/>
          <w:color w:val="000000"/>
          <w:rPrChange w:id="529" w:author="Dr Weimar" w:date="2017-04-22T15:40:00Z">
            <w:rPr>
              <w:rFonts w:ascii="Arial" w:hAnsi="Arial" w:cs="Arial"/>
              <w:color w:val="000000"/>
            </w:rPr>
          </w:rPrChange>
        </w:rPr>
        <w:t>.</w:t>
      </w:r>
      <w:r w:rsidR="002C1EF4">
        <w:rPr>
          <w:rFonts w:ascii="Arial" w:hAnsi="Arial" w:cs="Arial"/>
          <w:color w:val="000000"/>
        </w:rPr>
        <w:t xml:space="preserve"> [S.I.]: Alta Books, 2008.</w:t>
      </w:r>
    </w:p>
    <w:p w:rsidR="00462C78" w:rsidRPr="00462C78" w:rsidRDefault="00462C78">
      <w:pPr>
        <w:rPr>
          <w:rFonts w:ascii="Arial" w:hAnsi="Arial" w:cs="Arial"/>
        </w:rPr>
      </w:pPr>
    </w:p>
    <w:p w:rsidR="00D03E65" w:rsidRPr="00462C78" w:rsidDel="00306938" w:rsidRDefault="007567A0" w:rsidP="0030693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rPr>
          <w:del w:id="530" w:author="Dr Weimar" w:date="2017-04-22T15:38:00Z"/>
          <w:rFonts w:ascii="Arial" w:hAnsi="Arial" w:cs="Arial"/>
          <w:color w:val="000000"/>
        </w:rPr>
        <w:pPrChange w:id="531" w:author="Dr Weimar" w:date="2017-04-22T15:38:00Z">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pPrChange>
      </w:pPr>
      <w:r w:rsidRPr="00462C78">
        <w:rPr>
          <w:rFonts w:ascii="Arial" w:hAnsi="Arial" w:cs="Arial"/>
          <w:color w:val="000000"/>
        </w:rPr>
        <w:t xml:space="preserve">SOMMERVILLE, I. </w:t>
      </w:r>
      <w:r w:rsidRPr="00306938">
        <w:rPr>
          <w:rFonts w:ascii="Arial" w:hAnsi="Arial" w:cs="Arial"/>
          <w:b/>
          <w:color w:val="000000"/>
          <w:rPrChange w:id="532" w:author="Dr Weimar" w:date="2017-04-22T15:40:00Z">
            <w:rPr>
              <w:rFonts w:ascii="Arial" w:hAnsi="Arial" w:cs="Arial"/>
              <w:color w:val="000000"/>
            </w:rPr>
          </w:rPrChange>
        </w:rPr>
        <w:t>Engenharia de Software</w:t>
      </w:r>
      <w:r w:rsidRPr="00462C78">
        <w:rPr>
          <w:rFonts w:ascii="Arial" w:hAnsi="Arial" w:cs="Arial"/>
          <w:color w:val="000000"/>
        </w:rPr>
        <w:t>. Glasgow: Addison-Wesley, 2003.</w:t>
      </w:r>
      <w:ins w:id="533" w:author="Dr Weimar" w:date="2017-04-22T15:38:00Z">
        <w:r w:rsidR="00306938">
          <w:rPr>
            <w:rFonts w:ascii="Arial" w:hAnsi="Arial" w:cs="Arial"/>
            <w:color w:val="000000"/>
          </w:rPr>
          <w:t xml:space="preserve"> </w:t>
        </w:r>
      </w:ins>
    </w:p>
    <w:p w:rsidR="00D03E65" w:rsidRPr="00462C78" w:rsidRDefault="007567A0" w:rsidP="0030693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rPr>
          <w:rFonts w:ascii="Arial" w:hAnsi="Arial" w:cs="Arial"/>
          <w:color w:val="000000"/>
        </w:rPr>
        <w:pPrChange w:id="534" w:author="Dr Weimar" w:date="2017-04-22T15:38:00Z">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pPrChange>
      </w:pPr>
      <w:r w:rsidRPr="00462C78">
        <w:rPr>
          <w:rFonts w:ascii="Arial" w:hAnsi="Arial" w:cs="Arial"/>
          <w:color w:val="000000"/>
        </w:rPr>
        <w:t>KOCHE, J. Fundamentos de metodologia científica: teoria da ciência e iniciação à pesquisa. 28.ed. Petrópolis, RJ: Vozes, 2006.</w:t>
      </w:r>
    </w:p>
    <w:p w:rsidR="00462C78" w:rsidRPr="00462C78" w:rsidRDefault="00462C78" w:rsidP="0030693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rPr>
          <w:rFonts w:ascii="Arial" w:hAnsi="Arial" w:cs="Arial"/>
          <w:color w:val="000000"/>
        </w:rPr>
        <w:pPrChange w:id="535" w:author="Dr Weimar" w:date="2017-04-22T15:38:00Z">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pPrChange>
      </w:pPr>
    </w:p>
    <w:p w:rsidR="00D03E65" w:rsidRPr="00462C78" w:rsidRDefault="007567A0" w:rsidP="00306938">
      <w:pPr>
        <w:spacing w:line="280" w:lineRule="atLeast"/>
        <w:jc w:val="both"/>
        <w:rPr>
          <w:rFonts w:ascii="Arial" w:hAnsi="Arial" w:cs="Arial"/>
          <w:color w:val="000000"/>
        </w:rPr>
        <w:pPrChange w:id="536" w:author="Dr Weimar" w:date="2017-04-22T15:39:00Z">
          <w:pPr>
            <w:spacing w:line="280" w:lineRule="atLeast"/>
          </w:pPr>
        </w:pPrChange>
      </w:pPr>
      <w:r w:rsidRPr="00462C78">
        <w:rPr>
          <w:rFonts w:ascii="Arial" w:hAnsi="Arial" w:cs="Arial"/>
          <w:color w:val="000000"/>
        </w:rPr>
        <w:t xml:space="preserve">KOTLER, P. </w:t>
      </w:r>
      <w:r w:rsidRPr="00306938">
        <w:rPr>
          <w:rFonts w:ascii="Arial" w:hAnsi="Arial" w:cs="Arial"/>
          <w:b/>
          <w:color w:val="000000"/>
          <w:rPrChange w:id="537" w:author="Dr Weimar" w:date="2017-04-22T15:40:00Z">
            <w:rPr>
              <w:rFonts w:ascii="Arial" w:hAnsi="Arial" w:cs="Arial"/>
              <w:color w:val="000000"/>
            </w:rPr>
          </w:rPrChange>
        </w:rPr>
        <w:t>Administração de marketing:</w:t>
      </w:r>
      <w:r w:rsidRPr="00462C78">
        <w:rPr>
          <w:rFonts w:ascii="Arial" w:hAnsi="Arial" w:cs="Arial"/>
          <w:color w:val="000000"/>
        </w:rPr>
        <w:t xml:space="preserve"> análise, planejamento, implementação e controle. 2. ed. São Paulo: Editora Atlas, 1992.</w:t>
      </w:r>
    </w:p>
    <w:p w:rsidR="00462C78" w:rsidRPr="00462C78" w:rsidRDefault="00462C78" w:rsidP="00306938">
      <w:pPr>
        <w:spacing w:line="280" w:lineRule="atLeast"/>
        <w:jc w:val="both"/>
        <w:rPr>
          <w:rFonts w:ascii="Arial" w:hAnsi="Arial" w:cs="Arial"/>
          <w:color w:val="000000"/>
        </w:rPr>
        <w:pPrChange w:id="538" w:author="Dr Weimar" w:date="2017-04-22T15:39:00Z">
          <w:pPr>
            <w:spacing w:line="280" w:lineRule="atLeast"/>
          </w:pPr>
        </w:pPrChange>
      </w:pPr>
    </w:p>
    <w:p w:rsidR="00D03E65" w:rsidRPr="005207F9" w:rsidRDefault="007567A0" w:rsidP="00306938">
      <w:pPr>
        <w:spacing w:line="340" w:lineRule="atLeast"/>
        <w:jc w:val="both"/>
        <w:rPr>
          <w:rFonts w:ascii="Arial" w:hAnsi="Arial" w:cs="Arial"/>
          <w:color w:val="000000"/>
          <w:lang w:val="en-US"/>
        </w:rPr>
        <w:pPrChange w:id="539" w:author="Dr Weimar" w:date="2017-04-22T15:39:00Z">
          <w:pPr>
            <w:spacing w:line="340" w:lineRule="atLeast"/>
          </w:pPr>
        </w:pPrChange>
      </w:pPr>
      <w:r w:rsidRPr="005207F9">
        <w:rPr>
          <w:rFonts w:ascii="Arial" w:hAnsi="Arial" w:cs="Arial"/>
          <w:color w:val="000000"/>
          <w:lang w:val="en-US"/>
        </w:rPr>
        <w:t xml:space="preserve">Christopher Alexander : </w:t>
      </w:r>
      <w:r w:rsidRPr="00306938">
        <w:rPr>
          <w:rFonts w:ascii="Arial" w:hAnsi="Arial" w:cs="Arial"/>
          <w:b/>
          <w:color w:val="000000"/>
          <w:lang w:val="en-US"/>
          <w:rPrChange w:id="540" w:author="Dr Weimar" w:date="2017-04-22T15:40:00Z">
            <w:rPr>
              <w:rFonts w:ascii="Arial" w:hAnsi="Arial" w:cs="Arial"/>
              <w:color w:val="000000"/>
              <w:lang w:val="en-US"/>
            </w:rPr>
          </w:rPrChange>
        </w:rPr>
        <w:t>A Pattern Language</w:t>
      </w:r>
      <w:r w:rsidRPr="005207F9">
        <w:rPr>
          <w:rFonts w:ascii="Arial" w:hAnsi="Arial" w:cs="Arial"/>
          <w:color w:val="000000"/>
          <w:lang w:val="en-US"/>
        </w:rPr>
        <w:t>, Oxford Press, Oxford, R. Unido, 1978.</w:t>
      </w:r>
    </w:p>
    <w:p w:rsidR="00D03E65" w:rsidRPr="00462C78" w:rsidRDefault="007567A0" w:rsidP="00306938">
      <w:pPr>
        <w:spacing w:line="340" w:lineRule="atLeast"/>
        <w:jc w:val="both"/>
        <w:rPr>
          <w:rFonts w:ascii="Arial" w:hAnsi="Arial" w:cs="Arial"/>
          <w:color w:val="000000"/>
        </w:rPr>
        <w:pPrChange w:id="541" w:author="Dr Weimar" w:date="2017-04-22T15:39:00Z">
          <w:pPr>
            <w:spacing w:line="340" w:lineRule="atLeast"/>
          </w:pPr>
        </w:pPrChange>
      </w:pPr>
      <w:r w:rsidRPr="00462C78">
        <w:rPr>
          <w:rFonts w:ascii="Arial" w:hAnsi="Arial" w:cs="Arial"/>
          <w:color w:val="000000"/>
        </w:rPr>
        <w:t>FREEMAN, E. et al. Use a Cabeça: Padrões de Projetos. 2.ed. Jacaré, RJ Alta Books, 2007.</w:t>
      </w:r>
    </w:p>
    <w:p w:rsidR="00462C78" w:rsidRPr="00462C78" w:rsidRDefault="00462C78" w:rsidP="00306938">
      <w:pPr>
        <w:spacing w:line="340" w:lineRule="atLeast"/>
        <w:jc w:val="both"/>
        <w:rPr>
          <w:rFonts w:ascii="Arial" w:hAnsi="Arial" w:cs="Arial"/>
          <w:color w:val="000000"/>
        </w:rPr>
        <w:pPrChange w:id="542" w:author="Dr Weimar" w:date="2017-04-22T15:39:00Z">
          <w:pPr>
            <w:spacing w:line="340" w:lineRule="atLeast"/>
          </w:pPr>
        </w:pPrChange>
      </w:pPr>
    </w:p>
    <w:p w:rsidR="005D1B50" w:rsidRPr="00462C78" w:rsidRDefault="005D1B50" w:rsidP="00306938">
      <w:pPr>
        <w:jc w:val="both"/>
        <w:rPr>
          <w:rFonts w:ascii="Arial" w:eastAsia="Times New Roman" w:hAnsi="Arial" w:cs="Arial"/>
        </w:rPr>
        <w:pPrChange w:id="543" w:author="Dr Weimar" w:date="2017-04-22T15:39:00Z">
          <w:pPr/>
        </w:pPrChange>
      </w:pPr>
      <w:r w:rsidRPr="00462C78">
        <w:rPr>
          <w:rFonts w:ascii="Arial" w:eastAsia="Times New Roman" w:hAnsi="Arial" w:cs="Arial"/>
          <w:color w:val="222222"/>
          <w:shd w:val="clear" w:color="auto" w:fill="FFFFFF"/>
        </w:rPr>
        <w:t>EDGAR FRANK CODD. In: WIKIPÉDIA, a enciclopédia livre. Flórida: Wikimedia Foundation, 2014. Disponível em: &lt;</w:t>
      </w:r>
      <w:r w:rsidR="00466D94">
        <w:fldChar w:fldCharType="begin"/>
      </w:r>
      <w:r w:rsidR="00466D94">
        <w:instrText>HYPERLINK "https://pt.wikipedia.org/w/index.php?title=Edgar_Frank_Codd&amp;oldid=38665374"</w:instrText>
      </w:r>
      <w:r w:rsidR="00466D94">
        <w:fldChar w:fldCharType="separate"/>
      </w:r>
      <w:r w:rsidRPr="00462C78">
        <w:rPr>
          <w:rStyle w:val="Hyperlink"/>
          <w:rFonts w:ascii="Arial" w:eastAsia="Times New Roman" w:hAnsi="Arial" w:cs="Arial"/>
          <w:color w:val="663366"/>
          <w:shd w:val="clear" w:color="auto" w:fill="FFFFFF"/>
        </w:rPr>
        <w:t>https://pt.wikipedia.org/w/index.php?title=Edgar_Frank_Codd&amp;oldid=38665374</w:t>
      </w:r>
      <w:r w:rsidR="00466D94">
        <w:fldChar w:fldCharType="end"/>
      </w:r>
      <w:r w:rsidRPr="00462C78">
        <w:rPr>
          <w:rFonts w:ascii="Arial" w:eastAsia="Times New Roman" w:hAnsi="Arial" w:cs="Arial"/>
          <w:color w:val="222222"/>
          <w:shd w:val="clear" w:color="auto" w:fill="FFFFFF"/>
        </w:rPr>
        <w:t>&gt;. Acesso em: 10 jan. 2017.</w:t>
      </w:r>
    </w:p>
    <w:p w:rsidR="002E6525" w:rsidRPr="00462C78" w:rsidRDefault="002E6525" w:rsidP="0030693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rPr>
          <w:rFonts w:ascii="Arial" w:hAnsi="Arial" w:cs="Arial"/>
          <w:color w:val="000000"/>
        </w:rPr>
        <w:pPrChange w:id="544" w:author="Dr Weimar" w:date="2017-04-22T15:39:00Z">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pPrChange>
      </w:pPr>
    </w:p>
    <w:p w:rsidR="005D1B50" w:rsidRPr="005D1B50" w:rsidRDefault="005D1B50" w:rsidP="00306938">
      <w:pPr>
        <w:jc w:val="both"/>
        <w:rPr>
          <w:rFonts w:ascii="Arial" w:eastAsia="Times New Roman" w:hAnsi="Arial" w:cs="Arial"/>
        </w:rPr>
        <w:pPrChange w:id="545" w:author="Dr Weimar" w:date="2017-04-22T15:39:00Z">
          <w:pPr/>
        </w:pPrChange>
      </w:pPr>
      <w:r w:rsidRPr="005D1B50">
        <w:rPr>
          <w:rFonts w:ascii="Arial" w:eastAsia="Times New Roman" w:hAnsi="Arial" w:cs="Arial"/>
          <w:color w:val="222222"/>
          <w:shd w:val="clear" w:color="auto" w:fill="FFFFFF"/>
        </w:rPr>
        <w:t>ODBC. In: WIKIPÉDIA, a enciclopédia livre. Flórida: Wikimedia Foundation, 2017. Disponível em: &lt;</w:t>
      </w:r>
      <w:r w:rsidR="00466D94">
        <w:fldChar w:fldCharType="begin"/>
      </w:r>
      <w:r w:rsidR="00466D94">
        <w:instrText>HYPERLINK "https://pt.wikipedia.org/w/index.php?title=ODBC&amp;oldid=47827286"</w:instrText>
      </w:r>
      <w:r w:rsidR="00466D94">
        <w:fldChar w:fldCharType="separate"/>
      </w:r>
      <w:r w:rsidRPr="00462C78">
        <w:rPr>
          <w:rFonts w:ascii="Arial" w:eastAsia="Times New Roman" w:hAnsi="Arial" w:cs="Arial"/>
          <w:color w:val="663366"/>
          <w:shd w:val="clear" w:color="auto" w:fill="FFFFFF"/>
        </w:rPr>
        <w:t>https://pt.wikipedia.org/w/index.php?title=ODBC&amp;oldid=47827286</w:t>
      </w:r>
      <w:r w:rsidR="00466D94">
        <w:fldChar w:fldCharType="end"/>
      </w:r>
      <w:r w:rsidRPr="005D1B50">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10jan</w:t>
      </w:r>
      <w:r w:rsidRPr="005D1B50">
        <w:rPr>
          <w:rFonts w:ascii="Arial" w:eastAsia="Times New Roman" w:hAnsi="Arial" w:cs="Arial"/>
          <w:color w:val="222222"/>
          <w:shd w:val="clear" w:color="auto" w:fill="FFFFFF"/>
        </w:rPr>
        <w:t>. 2017.</w:t>
      </w:r>
    </w:p>
    <w:p w:rsidR="005D1B50" w:rsidRPr="00462C78" w:rsidRDefault="005D1B50" w:rsidP="0030693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rPr>
          <w:rFonts w:ascii="Arial" w:hAnsi="Arial" w:cs="Arial"/>
          <w:color w:val="000000"/>
        </w:rPr>
        <w:pPrChange w:id="546" w:author="Dr Weimar" w:date="2017-04-22T15:39:00Z">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pPrChange>
      </w:pPr>
    </w:p>
    <w:p w:rsidR="005D1B50" w:rsidRPr="00462C78" w:rsidRDefault="005D1B50" w:rsidP="00306938">
      <w:pPr>
        <w:jc w:val="both"/>
        <w:rPr>
          <w:rFonts w:ascii="Arial" w:eastAsia="Times New Roman" w:hAnsi="Arial" w:cs="Arial"/>
          <w:color w:val="222222"/>
          <w:shd w:val="clear" w:color="auto" w:fill="FFFFFF"/>
        </w:rPr>
        <w:pPrChange w:id="547" w:author="Dr Weimar" w:date="2017-04-22T15:39:00Z">
          <w:pPr/>
        </w:pPrChange>
      </w:pPr>
      <w:r w:rsidRPr="00462C78">
        <w:rPr>
          <w:rFonts w:ascii="Arial" w:eastAsia="Times New Roman" w:hAnsi="Arial" w:cs="Arial"/>
          <w:color w:val="222222"/>
          <w:shd w:val="clear" w:color="auto" w:fill="FFFFFF"/>
        </w:rPr>
        <w:t>JDBC. In: WIKIPÉDIA, a enciclopédia livre. Flórida: Wikimedia Foundation, 2016. Disponível em: &lt;</w:t>
      </w:r>
      <w:r w:rsidR="00466D94">
        <w:fldChar w:fldCharType="begin"/>
      </w:r>
      <w:r w:rsidR="00466D94">
        <w:instrText>HYPERLINK "https://pt.wikipedia.org/w/index.php?title=JDBC&amp;oldid=46366808"</w:instrText>
      </w:r>
      <w:r w:rsidR="00466D94">
        <w:fldChar w:fldCharType="separate"/>
      </w:r>
      <w:r w:rsidRPr="00462C78">
        <w:rPr>
          <w:rStyle w:val="Hyperlink"/>
          <w:rFonts w:ascii="Arial" w:eastAsia="Times New Roman" w:hAnsi="Arial" w:cs="Arial"/>
          <w:color w:val="663366"/>
          <w:shd w:val="clear" w:color="auto" w:fill="FFFFFF"/>
        </w:rPr>
        <w:t>https://pt.wikipedia.org/w/index.php?title=JDBC&amp;oldid=46366808</w:t>
      </w:r>
      <w:r w:rsidR="00466D94">
        <w:fldChar w:fldCharType="end"/>
      </w:r>
      <w:r w:rsidRPr="00462C78">
        <w:rPr>
          <w:rFonts w:ascii="Arial" w:eastAsia="Times New Roman" w:hAnsi="Arial" w:cs="Arial"/>
          <w:color w:val="222222"/>
          <w:shd w:val="clear" w:color="auto" w:fill="FFFFFF"/>
        </w:rPr>
        <w:t>&gt;. Acesso em: 10 jan. 2017.</w:t>
      </w:r>
    </w:p>
    <w:p w:rsidR="005D1B50" w:rsidRPr="00462C78" w:rsidRDefault="005D1B50" w:rsidP="00306938">
      <w:pPr>
        <w:jc w:val="both"/>
        <w:rPr>
          <w:rFonts w:ascii="Arial" w:eastAsia="Times New Roman" w:hAnsi="Arial" w:cs="Arial"/>
          <w:color w:val="222222"/>
          <w:shd w:val="clear" w:color="auto" w:fill="FFFFFF"/>
        </w:rPr>
        <w:pPrChange w:id="548" w:author="Dr Weimar" w:date="2017-04-22T15:39:00Z">
          <w:pPr/>
        </w:pPrChange>
      </w:pPr>
    </w:p>
    <w:p w:rsidR="005D1B50" w:rsidRPr="00462C78" w:rsidRDefault="005D1B50" w:rsidP="00306938">
      <w:pPr>
        <w:jc w:val="both"/>
        <w:rPr>
          <w:rFonts w:ascii="Arial" w:eastAsia="Times New Roman" w:hAnsi="Arial" w:cs="Arial"/>
          <w:color w:val="222222"/>
          <w:shd w:val="clear" w:color="auto" w:fill="FFFFFF"/>
        </w:rPr>
        <w:pPrChange w:id="549" w:author="Dr Weimar" w:date="2017-04-22T15:39:00Z">
          <w:pPr/>
        </w:pPrChange>
      </w:pPr>
      <w:r w:rsidRPr="00462C78">
        <w:rPr>
          <w:rFonts w:ascii="Arial" w:eastAsia="Times New Roman" w:hAnsi="Arial" w:cs="Arial"/>
          <w:color w:val="222222"/>
          <w:shd w:val="clear" w:color="auto" w:fill="FFFFFF"/>
        </w:rPr>
        <w:t>SQL. In: WIKIPÉDIA, a enciclopédia livre. Flórida: Wikimedia Foundation, 2016. Disponível em: &lt;</w:t>
      </w:r>
      <w:r w:rsidR="00466D94">
        <w:fldChar w:fldCharType="begin"/>
      </w:r>
      <w:r w:rsidR="00466D94">
        <w:instrText>HYPERLINK "https://pt.wikipedia.org/w/index.php?title=SQL&amp;oldid=47157351"</w:instrText>
      </w:r>
      <w:r w:rsidR="00466D94">
        <w:fldChar w:fldCharType="separate"/>
      </w:r>
      <w:r w:rsidRPr="00462C78">
        <w:rPr>
          <w:rStyle w:val="Hyperlink"/>
          <w:rFonts w:ascii="Arial" w:eastAsia="Times New Roman" w:hAnsi="Arial" w:cs="Arial"/>
          <w:color w:val="663366"/>
          <w:shd w:val="clear" w:color="auto" w:fill="FFFFFF"/>
        </w:rPr>
        <w:t>https://pt.wikipedia.org/w/index.php?title=SQL&amp;oldid=47157351</w:t>
      </w:r>
      <w:r w:rsidR="00466D94">
        <w:fldChar w:fldCharType="end"/>
      </w:r>
      <w:r w:rsidRPr="00462C78">
        <w:rPr>
          <w:rFonts w:ascii="Arial" w:eastAsia="Times New Roman" w:hAnsi="Arial" w:cs="Arial"/>
          <w:color w:val="222222"/>
          <w:shd w:val="clear" w:color="auto" w:fill="FFFFFF"/>
        </w:rPr>
        <w:t>&gt;. Acesso em: 01 fev. 2017.</w:t>
      </w:r>
    </w:p>
    <w:p w:rsidR="00462C78" w:rsidRPr="00462C78" w:rsidRDefault="00462C78" w:rsidP="00306938">
      <w:pPr>
        <w:jc w:val="both"/>
        <w:rPr>
          <w:rFonts w:ascii="Arial" w:eastAsia="Times New Roman" w:hAnsi="Arial" w:cs="Arial"/>
          <w:color w:val="222222"/>
          <w:shd w:val="clear" w:color="auto" w:fill="FFFFFF"/>
        </w:rPr>
        <w:pPrChange w:id="550" w:author="Dr Weimar" w:date="2017-04-22T15:39:00Z">
          <w:pPr/>
        </w:pPrChange>
      </w:pPr>
    </w:p>
    <w:p w:rsidR="00462C78" w:rsidRPr="00462C78" w:rsidRDefault="00462C78" w:rsidP="00306938">
      <w:pPr>
        <w:jc w:val="both"/>
        <w:rPr>
          <w:rFonts w:ascii="Arial" w:eastAsia="Times New Roman" w:hAnsi="Arial" w:cs="Arial"/>
          <w:color w:val="222222"/>
          <w:shd w:val="clear" w:color="auto" w:fill="FFFFFF"/>
        </w:rPr>
        <w:pPrChange w:id="551" w:author="Dr Weimar" w:date="2017-04-22T15:39:00Z">
          <w:pPr/>
        </w:pPrChange>
      </w:pPr>
      <w:r w:rsidRPr="00462C78">
        <w:rPr>
          <w:rFonts w:ascii="Arial" w:eastAsia="Times New Roman" w:hAnsi="Arial" w:cs="Arial"/>
          <w:color w:val="222222"/>
          <w:shd w:val="clear" w:color="auto" w:fill="FFFFFF"/>
        </w:rPr>
        <w:t>MÁQUINA VIRTUAL JAVA. In: WIKIPÉDIA, a enciclopédia livre. Flórida: Wikimedia Foundation, 2017. Disponível em: &lt;</w:t>
      </w:r>
      <w:r w:rsidR="00466D94">
        <w:fldChar w:fldCharType="begin"/>
      </w:r>
      <w:r w:rsidR="00466D94">
        <w:instrText>HYPERLINK "https://pt.wikipedia.org/w/index.php?title=M%C3%A1quina_virtual_Java&amp;oldid=47985684"</w:instrText>
      </w:r>
      <w:r w:rsidR="00466D94">
        <w:fldChar w:fldCharType="separate"/>
      </w:r>
      <w:r w:rsidRPr="00462C78">
        <w:rPr>
          <w:rStyle w:val="Hyperlink"/>
          <w:rFonts w:ascii="Arial" w:eastAsia="Times New Roman" w:hAnsi="Arial" w:cs="Arial"/>
          <w:color w:val="663366"/>
          <w:shd w:val="clear" w:color="auto" w:fill="FFFFFF"/>
        </w:rPr>
        <w:t>https://pt.wikipedia.org/w/index.php?title=M%C3%A1quina_virtual_Java&amp;oldid=47985684</w:t>
      </w:r>
      <w:r w:rsidR="00466D94">
        <w:fldChar w:fldCharType="end"/>
      </w:r>
      <w:r w:rsidRPr="00462C78">
        <w:rPr>
          <w:rFonts w:ascii="Arial" w:eastAsia="Times New Roman" w:hAnsi="Arial" w:cs="Arial"/>
          <w:color w:val="222222"/>
          <w:shd w:val="clear" w:color="auto" w:fill="FFFFFF"/>
        </w:rPr>
        <w:t>&gt;. Acesso em: 09 abr. 2017.</w:t>
      </w:r>
    </w:p>
    <w:p w:rsidR="00462C78" w:rsidRPr="00462C78" w:rsidRDefault="00462C78" w:rsidP="00306938">
      <w:pPr>
        <w:jc w:val="both"/>
        <w:rPr>
          <w:rFonts w:ascii="Arial" w:eastAsia="Times New Roman" w:hAnsi="Arial" w:cs="Arial"/>
          <w:color w:val="222222"/>
          <w:shd w:val="clear" w:color="auto" w:fill="FFFFFF"/>
        </w:rPr>
        <w:pPrChange w:id="552" w:author="Dr Weimar" w:date="2017-04-22T15:39:00Z">
          <w:pPr/>
        </w:pPrChange>
      </w:pPr>
    </w:p>
    <w:p w:rsidR="00462C78" w:rsidRPr="005207F9" w:rsidRDefault="00462C78" w:rsidP="00306938">
      <w:pPr>
        <w:jc w:val="both"/>
        <w:rPr>
          <w:rFonts w:ascii="Arial" w:eastAsia="Times New Roman" w:hAnsi="Arial" w:cs="Arial"/>
          <w:color w:val="222222"/>
          <w:shd w:val="clear" w:color="auto" w:fill="FFFFFF"/>
          <w:lang w:val="en-US"/>
        </w:rPr>
        <w:pPrChange w:id="553" w:author="Dr Weimar" w:date="2017-04-22T15:39:00Z">
          <w:pPr/>
        </w:pPrChange>
      </w:pPr>
      <w:r w:rsidRPr="00462C78">
        <w:rPr>
          <w:rFonts w:ascii="Arial" w:eastAsia="Times New Roman" w:hAnsi="Arial" w:cs="Arial"/>
          <w:color w:val="222222"/>
          <w:shd w:val="clear" w:color="auto" w:fill="FFFFFF"/>
        </w:rPr>
        <w:t>MÁQUINA VIRTUAL. In: WIKIPÉDIA, a enciclopédia livre. Flórida: Wikimedia Foundation, 2016. Disponível em: &lt;</w:t>
      </w:r>
      <w:r w:rsidR="00466D94">
        <w:fldChar w:fldCharType="begin"/>
      </w:r>
      <w:r w:rsidR="00466D94">
        <w:instrText>HYPERLINK "https://pt.wikipedia.org/w/index.php?title=M%C3%A1quina_virtual&amp;oldid=47421142"</w:instrText>
      </w:r>
      <w:r w:rsidR="00466D94">
        <w:fldChar w:fldCharType="separate"/>
      </w:r>
      <w:r w:rsidRPr="00462C78">
        <w:rPr>
          <w:rFonts w:ascii="Arial" w:eastAsia="Times New Roman" w:hAnsi="Arial" w:cs="Arial"/>
          <w:color w:val="663366"/>
          <w:shd w:val="clear" w:color="auto" w:fill="FFFFFF"/>
        </w:rPr>
        <w:t>https://pt.wikipedia.org/w/index.php?title=M%C3%A1quina_virtual&amp;oldid=47421142</w:t>
      </w:r>
      <w:r w:rsidR="00466D94">
        <w:fldChar w:fldCharType="end"/>
      </w:r>
      <w:r w:rsidRPr="00462C78">
        <w:rPr>
          <w:rFonts w:ascii="Arial" w:eastAsia="Times New Roman" w:hAnsi="Arial" w:cs="Arial"/>
          <w:color w:val="222222"/>
          <w:shd w:val="clear" w:color="auto" w:fill="FFFFFF"/>
        </w:rPr>
        <w:t xml:space="preserve">&gt;. </w:t>
      </w:r>
      <w:r w:rsidRPr="005207F9">
        <w:rPr>
          <w:rFonts w:ascii="Arial" w:eastAsia="Times New Roman" w:hAnsi="Arial" w:cs="Arial"/>
          <w:color w:val="222222"/>
          <w:shd w:val="clear" w:color="auto" w:fill="FFFFFF"/>
          <w:lang w:val="en-US"/>
        </w:rPr>
        <w:t>Acessoem: 09 abr. 2017.</w:t>
      </w:r>
    </w:p>
    <w:p w:rsidR="005D1B50" w:rsidRPr="005207F9" w:rsidRDefault="005D1B50" w:rsidP="00306938">
      <w:pPr>
        <w:jc w:val="both"/>
        <w:rPr>
          <w:rFonts w:ascii="Arial" w:eastAsia="Times New Roman" w:hAnsi="Arial" w:cs="Arial"/>
          <w:color w:val="222222"/>
          <w:shd w:val="clear" w:color="auto" w:fill="FFFFFF"/>
          <w:lang w:val="en-US"/>
        </w:rPr>
        <w:pPrChange w:id="554" w:author="Dr Weimar" w:date="2017-04-22T15:39:00Z">
          <w:pPr/>
        </w:pPrChange>
      </w:pPr>
    </w:p>
    <w:p w:rsidR="005D1B50" w:rsidRPr="00462C78" w:rsidRDefault="00462C78" w:rsidP="00306938">
      <w:pPr>
        <w:jc w:val="both"/>
        <w:rPr>
          <w:rFonts w:ascii="Arial" w:eastAsia="Times New Roman" w:hAnsi="Arial" w:cs="Arial"/>
        </w:rPr>
        <w:pPrChange w:id="555" w:author="Dr Weimar" w:date="2017-04-22T15:39:00Z">
          <w:pPr/>
        </w:pPrChange>
      </w:pPr>
      <w:r w:rsidRPr="005207F9">
        <w:rPr>
          <w:rFonts w:ascii="Arial" w:eastAsia="Times New Roman" w:hAnsi="Arial" w:cs="Arial"/>
          <w:color w:val="222222"/>
          <w:shd w:val="clear" w:color="auto" w:fill="FFFFFF"/>
          <w:lang w:val="en-US"/>
        </w:rPr>
        <w:lastRenderedPageBreak/>
        <w:t>WEINBERGER, Matt</w:t>
      </w:r>
      <w:r w:rsidR="006B62B6" w:rsidRPr="005207F9">
        <w:rPr>
          <w:rFonts w:ascii="Arial" w:eastAsia="Times New Roman" w:hAnsi="Arial" w:cs="Arial"/>
          <w:color w:val="222222"/>
          <w:shd w:val="clear" w:color="auto" w:fill="FFFFFF"/>
          <w:lang w:val="en-US"/>
        </w:rPr>
        <w:t>.</w:t>
      </w:r>
      <w:r w:rsidRPr="005207F9">
        <w:rPr>
          <w:rFonts w:ascii="Arial" w:eastAsia="Times New Roman" w:hAnsi="Arial" w:cs="Arial"/>
          <w:bCs/>
          <w:color w:val="222222"/>
          <w:lang w:val="en-US"/>
        </w:rPr>
        <w:t xml:space="preserve">The 9 most popular computer languages, according to the Facebook for programmers. </w:t>
      </w:r>
      <w:r w:rsidRPr="00462C78">
        <w:rPr>
          <w:rFonts w:ascii="Arial" w:eastAsia="Times New Roman" w:hAnsi="Arial" w:cs="Arial"/>
          <w:bCs/>
          <w:color w:val="222222"/>
        </w:rPr>
        <w:t>In: BusinnesInsider.</w:t>
      </w:r>
      <w:r w:rsidR="002C1EF4">
        <w:rPr>
          <w:rFonts w:ascii="Arial" w:eastAsia="Times New Roman" w:hAnsi="Arial" w:cs="Arial"/>
          <w:bCs/>
          <w:color w:val="222222"/>
        </w:rPr>
        <w:t>[S.I.]</w:t>
      </w:r>
      <w:r w:rsidRPr="00462C78">
        <w:rPr>
          <w:rFonts w:ascii="Arial" w:eastAsia="Times New Roman" w:hAnsi="Arial" w:cs="Arial"/>
          <w:color w:val="222222"/>
          <w:shd w:val="clear" w:color="auto" w:fill="FFFFFF"/>
        </w:rPr>
        <w:t>Dispon</w:t>
      </w:r>
      <w:r w:rsidRPr="00462C78">
        <w:rPr>
          <w:rFonts w:ascii="Arial" w:eastAsia="Calibri" w:hAnsi="Arial" w:cs="Arial"/>
          <w:color w:val="222222"/>
          <w:shd w:val="clear" w:color="auto" w:fill="FFFFFF"/>
        </w:rPr>
        <w:t>í</w:t>
      </w:r>
      <w:r w:rsidRPr="00462C78">
        <w:rPr>
          <w:rFonts w:ascii="Arial" w:eastAsia="Times New Roman" w:hAnsi="Arial" w:cs="Arial"/>
          <w:color w:val="222222"/>
          <w:shd w:val="clear" w:color="auto" w:fill="FFFFFF"/>
        </w:rPr>
        <w:t>vel em: &lt;</w:t>
      </w:r>
      <w:r w:rsidRPr="00462C78">
        <w:rPr>
          <w:rFonts w:ascii="Arial" w:eastAsia="Times New Roman" w:hAnsi="Arial" w:cs="Arial"/>
          <w:color w:val="000000"/>
          <w:shd w:val="clear" w:color="auto" w:fill="FFFFFF"/>
        </w:rPr>
        <w:t xml:space="preserve"> http://www.businessinsider.com/github-most-popular-coding-languages-2015-8</w:t>
      </w:r>
      <w:r w:rsidRPr="00462C78">
        <w:rPr>
          <w:rFonts w:ascii="Arial" w:eastAsia="Times New Roman" w:hAnsi="Arial" w:cs="Arial"/>
          <w:color w:val="222222"/>
          <w:shd w:val="clear" w:color="auto" w:fill="FFFFFF"/>
        </w:rPr>
        <w:t>&gt;. Acesso em: 09 abr. 2017</w:t>
      </w:r>
    </w:p>
    <w:p w:rsidR="00D03E65" w:rsidRDefault="00D03E65" w:rsidP="00306938">
      <w:pPr>
        <w:jc w:val="both"/>
        <w:rPr>
          <w:ins w:id="556" w:author="Dr Weimar" w:date="2017-04-22T15:41:00Z"/>
          <w:rFonts w:ascii="Arial" w:hAnsi="Arial" w:cs="Arial"/>
          <w:b/>
          <w:bCs/>
        </w:rPr>
        <w:pPrChange w:id="557" w:author="Dr Weimar" w:date="2017-04-22T15:39:00Z">
          <w:pPr/>
        </w:pPrChange>
      </w:pPr>
    </w:p>
    <w:p w:rsidR="00306938" w:rsidRDefault="00306938" w:rsidP="00306938">
      <w:pPr>
        <w:jc w:val="both"/>
        <w:rPr>
          <w:ins w:id="558" w:author="Dr Weimar" w:date="2017-04-22T15:41:00Z"/>
          <w:rFonts w:ascii="Arial" w:hAnsi="Arial" w:cs="Arial"/>
          <w:b/>
          <w:bCs/>
        </w:rPr>
        <w:pPrChange w:id="559" w:author="Dr Weimar" w:date="2017-04-22T15:39:00Z">
          <w:pPr/>
        </w:pPrChange>
      </w:pPr>
    </w:p>
    <w:p w:rsidR="00306938" w:rsidRPr="00EB34F5" w:rsidRDefault="00EB34F5" w:rsidP="00306938">
      <w:pPr>
        <w:jc w:val="both"/>
        <w:rPr>
          <w:rFonts w:ascii="Arial" w:hAnsi="Arial" w:cs="Arial"/>
          <w:b/>
          <w:bCs/>
          <w:color w:val="FF0000"/>
          <w:rPrChange w:id="560" w:author="Dr Weimar" w:date="2017-04-22T15:41:00Z">
            <w:rPr>
              <w:rFonts w:ascii="Arial" w:hAnsi="Arial" w:cs="Arial"/>
              <w:b/>
              <w:bCs/>
            </w:rPr>
          </w:rPrChange>
        </w:rPr>
        <w:pPrChange w:id="561" w:author="Dr Weimar" w:date="2017-04-22T15:39:00Z">
          <w:pPr/>
        </w:pPrChange>
      </w:pPr>
      <w:ins w:id="562" w:author="Dr Weimar" w:date="2017-04-22T15:41:00Z">
        <w:r>
          <w:rPr>
            <w:rFonts w:ascii="Arial" w:eastAsia="Times New Roman" w:hAnsi="Arial" w:cs="Arial"/>
            <w:color w:val="222222"/>
            <w:shd w:val="clear" w:color="auto" w:fill="FFFFFF"/>
          </w:rPr>
          <w:t xml:space="preserve">A </w:t>
        </w:r>
        <w:r w:rsidRPr="00462C78">
          <w:rPr>
            <w:rFonts w:ascii="Arial" w:eastAsia="Times New Roman" w:hAnsi="Arial" w:cs="Arial"/>
            <w:color w:val="222222"/>
            <w:shd w:val="clear" w:color="auto" w:fill="FFFFFF"/>
          </w:rPr>
          <w:t>WIKIPÉDIA</w:t>
        </w:r>
        <w:r>
          <w:rPr>
            <w:rFonts w:ascii="Arial" w:eastAsia="Times New Roman" w:hAnsi="Arial" w:cs="Arial"/>
            <w:color w:val="222222"/>
            <w:shd w:val="clear" w:color="auto" w:fill="FFFFFF"/>
          </w:rPr>
          <w:t xml:space="preserve"> não é uma fonte confiável para trabalhos científicos. N</w:t>
        </w:r>
      </w:ins>
      <w:ins w:id="563" w:author="Dr Weimar" w:date="2017-04-22T15:42:00Z">
        <w:r>
          <w:rPr>
            <w:rFonts w:ascii="Arial" w:eastAsia="Times New Roman" w:hAnsi="Arial" w:cs="Arial"/>
            <w:color w:val="222222"/>
            <w:shd w:val="clear" w:color="auto" w:fill="FFFFFF"/>
          </w:rPr>
          <w:t>ão há artigos, livros ou outros textos para pesquisa que você possa disponibilizar e consultar no lugar das citaç</w:t>
        </w:r>
      </w:ins>
      <w:ins w:id="564" w:author="Dr Weimar" w:date="2017-04-22T15:43:00Z">
        <w:r>
          <w:rPr>
            <w:rFonts w:ascii="Arial" w:eastAsia="Times New Roman" w:hAnsi="Arial" w:cs="Arial"/>
            <w:color w:val="222222"/>
            <w:shd w:val="clear" w:color="auto" w:fill="FFFFFF"/>
          </w:rPr>
          <w:t>ões retiradas da wilkipédia?</w:t>
        </w:r>
      </w:ins>
    </w:p>
    <w:sectPr w:rsidR="00306938" w:rsidRPr="00EB34F5" w:rsidSect="00531E29">
      <w:headerReference w:type="default" r:id="rId32"/>
      <w:pgSz w:w="11906" w:h="16838"/>
      <w:pgMar w:top="1675" w:right="1134" w:bottom="1134" w:left="1134" w:header="1134" w:footer="0" w:gutter="0"/>
      <w:pgNumType w:start="2"/>
      <w:cols w:space="720"/>
      <w:formProt w:val="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Dr Weimar" w:date="2017-04-19T00:36:00Z" w:initials="DW">
    <w:p w:rsidR="00F66A2C" w:rsidRDefault="00F66A2C">
      <w:pPr>
        <w:pStyle w:val="Textodecomentrio"/>
      </w:pPr>
      <w:r>
        <w:rPr>
          <w:rStyle w:val="Refdecomentrio"/>
        </w:rPr>
        <w:annotationRef/>
      </w:r>
      <w:r>
        <w:t>Rever as regras e orientações da Estácio para o sumário</w:t>
      </w:r>
    </w:p>
  </w:comment>
  <w:comment w:id="22" w:author="Dr Weimar" w:date="2017-04-19T01:20:00Z" w:initials="DW">
    <w:p w:rsidR="00F66A2C" w:rsidRDefault="00F66A2C">
      <w:pPr>
        <w:pStyle w:val="Textodecomentrio"/>
      </w:pPr>
      <w:r>
        <w:rPr>
          <w:rStyle w:val="Refdecomentrio"/>
        </w:rPr>
        <w:annotationRef/>
      </w:r>
      <w:r>
        <w:t>Não iniciaria a introdução com uma citação direta. Melhor  parafrasear.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6541" w:rsidRDefault="00B86541">
      <w:r>
        <w:separator/>
      </w:r>
    </w:p>
  </w:endnote>
  <w:endnote w:type="continuationSeparator" w:id="1">
    <w:p w:rsidR="00B86541" w:rsidRDefault="00B865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6541" w:rsidRDefault="00B86541">
      <w:r>
        <w:separator/>
      </w:r>
    </w:p>
  </w:footnote>
  <w:footnote w:type="continuationSeparator" w:id="1">
    <w:p w:rsidR="00B86541" w:rsidRDefault="00B865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A2C" w:rsidRDefault="00F66A2C">
    <w:pPr>
      <w:pStyle w:val="Cabealho"/>
      <w:ind w:right="360"/>
      <w:jc w:val="right"/>
      <w:rPr>
        <w:highlight w:val="whit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A2C" w:rsidRDefault="00F66A2C">
    <w:pPr>
      <w:pStyle w:val="Cabealho"/>
      <w:jc w:val="right"/>
    </w:pPr>
    <w:fldSimple w:instr="PAGE">
      <w:r w:rsidR="00EB34F5">
        <w:rPr>
          <w:noProof/>
        </w:rPr>
        <w:t>47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4883101E"/>
    <w:multiLevelType w:val="hybridMultilevel"/>
    <w:tmpl w:val="14A8C9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8">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9">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8"/>
  </w:num>
  <w:num w:numId="2">
    <w:abstractNumId w:val="5"/>
  </w:num>
  <w:num w:numId="3">
    <w:abstractNumId w:val="4"/>
  </w:num>
  <w:num w:numId="4">
    <w:abstractNumId w:val="0"/>
  </w:num>
  <w:num w:numId="5">
    <w:abstractNumId w:val="6"/>
  </w:num>
  <w:num w:numId="6">
    <w:abstractNumId w:val="9"/>
  </w:num>
  <w:num w:numId="7">
    <w:abstractNumId w:val="1"/>
  </w:num>
  <w:num w:numId="8">
    <w:abstractNumId w:val="10"/>
  </w:num>
  <w:num w:numId="9">
    <w:abstractNumId w:val="7"/>
  </w:num>
  <w:num w:numId="10">
    <w:abstractNumId w:val="2"/>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nique Soares Gomes da Silva">
    <w15:presenceInfo w15:providerId="AD" w15:userId="S-1-5-21-4281202030-3365553100-1602875250-17494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20"/>
  <w:hyphenationZone w:val="425"/>
  <w:characterSpacingControl w:val="doNotCompress"/>
  <w:footnotePr>
    <w:footnote w:id="0"/>
    <w:footnote w:id="1"/>
  </w:footnotePr>
  <w:endnotePr>
    <w:endnote w:id="0"/>
    <w:endnote w:id="1"/>
  </w:endnotePr>
  <w:compat>
    <w:useFELayout/>
  </w:compat>
  <w:rsids>
    <w:rsidRoot w:val="00D03E65"/>
    <w:rsid w:val="00010957"/>
    <w:rsid w:val="00011AED"/>
    <w:rsid w:val="00044794"/>
    <w:rsid w:val="00055996"/>
    <w:rsid w:val="000572A4"/>
    <w:rsid w:val="00081121"/>
    <w:rsid w:val="000B04F1"/>
    <w:rsid w:val="000B4C63"/>
    <w:rsid w:val="000B6D1B"/>
    <w:rsid w:val="000F68D3"/>
    <w:rsid w:val="000F7419"/>
    <w:rsid w:val="00160240"/>
    <w:rsid w:val="00166F5B"/>
    <w:rsid w:val="0019252D"/>
    <w:rsid w:val="001B20B5"/>
    <w:rsid w:val="001B5886"/>
    <w:rsid w:val="001C4D33"/>
    <w:rsid w:val="001C556C"/>
    <w:rsid w:val="001D28B4"/>
    <w:rsid w:val="001D4F02"/>
    <w:rsid w:val="00203E33"/>
    <w:rsid w:val="00233C11"/>
    <w:rsid w:val="00243C2D"/>
    <w:rsid w:val="00250B88"/>
    <w:rsid w:val="002618E8"/>
    <w:rsid w:val="00261CF8"/>
    <w:rsid w:val="00271B26"/>
    <w:rsid w:val="00274806"/>
    <w:rsid w:val="00277F54"/>
    <w:rsid w:val="00280739"/>
    <w:rsid w:val="002B4478"/>
    <w:rsid w:val="002C1EF4"/>
    <w:rsid w:val="002C2A71"/>
    <w:rsid w:val="002E22CB"/>
    <w:rsid w:val="002E6525"/>
    <w:rsid w:val="002F6E7A"/>
    <w:rsid w:val="00302605"/>
    <w:rsid w:val="00304486"/>
    <w:rsid w:val="00306938"/>
    <w:rsid w:val="003214AB"/>
    <w:rsid w:val="003247F4"/>
    <w:rsid w:val="00342D44"/>
    <w:rsid w:val="00344394"/>
    <w:rsid w:val="003514CF"/>
    <w:rsid w:val="00365FE0"/>
    <w:rsid w:val="00385DA4"/>
    <w:rsid w:val="003912A8"/>
    <w:rsid w:val="00393B41"/>
    <w:rsid w:val="00395C1B"/>
    <w:rsid w:val="003A2137"/>
    <w:rsid w:val="003C4FC8"/>
    <w:rsid w:val="003C755C"/>
    <w:rsid w:val="003D34B2"/>
    <w:rsid w:val="003E1654"/>
    <w:rsid w:val="003E6C8A"/>
    <w:rsid w:val="00410E00"/>
    <w:rsid w:val="004144D3"/>
    <w:rsid w:val="004239EE"/>
    <w:rsid w:val="00425113"/>
    <w:rsid w:val="00445A58"/>
    <w:rsid w:val="00462C78"/>
    <w:rsid w:val="00466D94"/>
    <w:rsid w:val="00497DF7"/>
    <w:rsid w:val="004A73D6"/>
    <w:rsid w:val="004D5A00"/>
    <w:rsid w:val="004E3290"/>
    <w:rsid w:val="004E376F"/>
    <w:rsid w:val="005207F9"/>
    <w:rsid w:val="0052753F"/>
    <w:rsid w:val="00531E29"/>
    <w:rsid w:val="005527B2"/>
    <w:rsid w:val="005535B3"/>
    <w:rsid w:val="00553732"/>
    <w:rsid w:val="0058165F"/>
    <w:rsid w:val="005C22CC"/>
    <w:rsid w:val="005D1B50"/>
    <w:rsid w:val="005D4FBD"/>
    <w:rsid w:val="005E61CD"/>
    <w:rsid w:val="005F14E5"/>
    <w:rsid w:val="00604B6D"/>
    <w:rsid w:val="00614D49"/>
    <w:rsid w:val="00636F24"/>
    <w:rsid w:val="00640CE5"/>
    <w:rsid w:val="00646538"/>
    <w:rsid w:val="00660B32"/>
    <w:rsid w:val="00686844"/>
    <w:rsid w:val="00691895"/>
    <w:rsid w:val="006B62B6"/>
    <w:rsid w:val="006C2C6A"/>
    <w:rsid w:val="00705C44"/>
    <w:rsid w:val="007140F8"/>
    <w:rsid w:val="0075054B"/>
    <w:rsid w:val="007567A0"/>
    <w:rsid w:val="007A5ADF"/>
    <w:rsid w:val="007B30AD"/>
    <w:rsid w:val="007D7EE3"/>
    <w:rsid w:val="007E0AAF"/>
    <w:rsid w:val="007E3E61"/>
    <w:rsid w:val="007E7D53"/>
    <w:rsid w:val="007F293A"/>
    <w:rsid w:val="007F5864"/>
    <w:rsid w:val="0080582C"/>
    <w:rsid w:val="008077ED"/>
    <w:rsid w:val="00827C36"/>
    <w:rsid w:val="00832604"/>
    <w:rsid w:val="008354F4"/>
    <w:rsid w:val="008568AD"/>
    <w:rsid w:val="00874D32"/>
    <w:rsid w:val="00890AD9"/>
    <w:rsid w:val="00896E8E"/>
    <w:rsid w:val="008E12D1"/>
    <w:rsid w:val="008F2921"/>
    <w:rsid w:val="00922329"/>
    <w:rsid w:val="00927594"/>
    <w:rsid w:val="009624D7"/>
    <w:rsid w:val="00964CB7"/>
    <w:rsid w:val="00985130"/>
    <w:rsid w:val="00994337"/>
    <w:rsid w:val="009C20DF"/>
    <w:rsid w:val="009D7CB7"/>
    <w:rsid w:val="00A00675"/>
    <w:rsid w:val="00A01E7C"/>
    <w:rsid w:val="00A13131"/>
    <w:rsid w:val="00A347FF"/>
    <w:rsid w:val="00A3671A"/>
    <w:rsid w:val="00A77B72"/>
    <w:rsid w:val="00AA1782"/>
    <w:rsid w:val="00AA75A6"/>
    <w:rsid w:val="00AB45D5"/>
    <w:rsid w:val="00AC07A6"/>
    <w:rsid w:val="00AC65C0"/>
    <w:rsid w:val="00AF4107"/>
    <w:rsid w:val="00B10F10"/>
    <w:rsid w:val="00B155BF"/>
    <w:rsid w:val="00B2472F"/>
    <w:rsid w:val="00B3287C"/>
    <w:rsid w:val="00B86541"/>
    <w:rsid w:val="00B92DC7"/>
    <w:rsid w:val="00B97634"/>
    <w:rsid w:val="00BC7742"/>
    <w:rsid w:val="00BF0259"/>
    <w:rsid w:val="00BF2791"/>
    <w:rsid w:val="00BF3734"/>
    <w:rsid w:val="00BF38B6"/>
    <w:rsid w:val="00C27F7F"/>
    <w:rsid w:val="00C32296"/>
    <w:rsid w:val="00C325BC"/>
    <w:rsid w:val="00C44ADC"/>
    <w:rsid w:val="00C4520F"/>
    <w:rsid w:val="00C7387A"/>
    <w:rsid w:val="00C74081"/>
    <w:rsid w:val="00C7710F"/>
    <w:rsid w:val="00CB0CDC"/>
    <w:rsid w:val="00CB6A29"/>
    <w:rsid w:val="00CD74E6"/>
    <w:rsid w:val="00CE5ACA"/>
    <w:rsid w:val="00D03E65"/>
    <w:rsid w:val="00D03F7A"/>
    <w:rsid w:val="00D12201"/>
    <w:rsid w:val="00D204F2"/>
    <w:rsid w:val="00D56474"/>
    <w:rsid w:val="00DA7E38"/>
    <w:rsid w:val="00DC6A7F"/>
    <w:rsid w:val="00DD69DA"/>
    <w:rsid w:val="00DE32D6"/>
    <w:rsid w:val="00DE69D0"/>
    <w:rsid w:val="00DF181D"/>
    <w:rsid w:val="00E34279"/>
    <w:rsid w:val="00E6615F"/>
    <w:rsid w:val="00E87209"/>
    <w:rsid w:val="00EA2EEA"/>
    <w:rsid w:val="00EB34F5"/>
    <w:rsid w:val="00EC50F9"/>
    <w:rsid w:val="00ED3B33"/>
    <w:rsid w:val="00ED5FC8"/>
    <w:rsid w:val="00EE18E8"/>
    <w:rsid w:val="00F04A46"/>
    <w:rsid w:val="00F0623E"/>
    <w:rsid w:val="00F318EB"/>
    <w:rsid w:val="00F3656E"/>
    <w:rsid w:val="00F66A2C"/>
    <w:rsid w:val="00F73351"/>
    <w:rsid w:val="00F77483"/>
    <w:rsid w:val="00FD28DA"/>
    <w:rsid w:val="00FD735B"/>
    <w:rsid w:val="00FE0A34"/>
    <w:rsid w:val="00FE40E4"/>
    <w:rsid w:val="00FF3044"/>
    <w:rsid w:val="00FF743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C78"/>
    <w:rPr>
      <w:rFonts w:ascii="Times New Roman" w:hAnsi="Times New Roman" w:cs="Times New Roman"/>
      <w:lang w:eastAsia="pt-BR" w:bidi="ar-SA"/>
    </w:rPr>
  </w:style>
  <w:style w:type="paragraph" w:styleId="Ttulo1">
    <w:name w:val="heading 1"/>
    <w:basedOn w:val="Heading"/>
    <w:next w:val="Corpodetexto"/>
    <w:qFormat/>
    <w:rsid w:val="00531E29"/>
    <w:pPr>
      <w:numPr>
        <w:numId w:val="1"/>
      </w:numPr>
      <w:ind w:left="0" w:firstLine="0"/>
      <w:outlineLvl w:val="0"/>
    </w:pPr>
    <w:rPr>
      <w:rFonts w:ascii="Arial" w:hAnsi="Arial"/>
      <w:b/>
      <w:szCs w:val="36"/>
    </w:rPr>
  </w:style>
  <w:style w:type="paragraph" w:styleId="Ttulo2">
    <w:name w:val="heading 2"/>
    <w:basedOn w:val="Heading"/>
    <w:next w:val="Corpodetexto"/>
    <w:qFormat/>
    <w:rsid w:val="00233C11"/>
    <w:pPr>
      <w:numPr>
        <w:ilvl w:val="1"/>
        <w:numId w:val="1"/>
      </w:numPr>
      <w:spacing w:before="200"/>
      <w:ind w:left="0" w:firstLine="0"/>
      <w:outlineLvl w:val="1"/>
    </w:pPr>
    <w:rPr>
      <w:rFonts w:ascii="Arial" w:hAnsi="Arial"/>
      <w:b/>
    </w:rPr>
  </w:style>
  <w:style w:type="paragraph" w:styleId="Ttulo3">
    <w:name w:val="heading 3"/>
    <w:basedOn w:val="Heading"/>
    <w:next w:val="Corpodetexto"/>
    <w:qFormat/>
    <w:rsid w:val="00531E29"/>
    <w:pPr>
      <w:numPr>
        <w:ilvl w:val="2"/>
        <w:numId w:val="1"/>
      </w:numPr>
      <w:spacing w:before="140"/>
      <w:ind w:left="0" w:firstLine="0"/>
      <w:outlineLvl w:val="2"/>
    </w:pPr>
    <w:rPr>
      <w:rFonts w:ascii="Arial" w:hAnsi="Arial"/>
      <w:b/>
    </w:rPr>
  </w:style>
  <w:style w:type="paragraph" w:styleId="Ttulo4">
    <w:name w:val="heading 4"/>
    <w:basedOn w:val="Heading"/>
    <w:next w:val="Corpodetexto"/>
    <w:qFormat/>
    <w:rsid w:val="00531E29"/>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rsid w:val="00531E29"/>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rsid w:val="00531E29"/>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rsid w:val="00531E29"/>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rsid w:val="00531E29"/>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rsid w:val="00531E29"/>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sid w:val="00531E29"/>
    <w:rPr>
      <w:rFonts w:ascii="Arial" w:hAnsi="Arial" w:cs="Arial"/>
      <w:b/>
      <w:sz w:val="28"/>
      <w:szCs w:val="28"/>
    </w:rPr>
  </w:style>
  <w:style w:type="character" w:customStyle="1" w:styleId="WW8Num2z0">
    <w:name w:val="WW8Num2z0"/>
    <w:qFormat/>
    <w:rsid w:val="00531E29"/>
  </w:style>
  <w:style w:type="character" w:customStyle="1" w:styleId="WW8Num3z0">
    <w:name w:val="WW8Num3z0"/>
    <w:qFormat/>
    <w:rsid w:val="00531E29"/>
  </w:style>
  <w:style w:type="character" w:customStyle="1" w:styleId="WW8Num3z1">
    <w:name w:val="WW8Num3z1"/>
    <w:qFormat/>
    <w:rsid w:val="00531E29"/>
  </w:style>
  <w:style w:type="character" w:customStyle="1" w:styleId="WW8Num3z2">
    <w:name w:val="WW8Num3z2"/>
    <w:qFormat/>
    <w:rsid w:val="00531E29"/>
  </w:style>
  <w:style w:type="character" w:customStyle="1" w:styleId="WW8Num3z3">
    <w:name w:val="WW8Num3z3"/>
    <w:qFormat/>
    <w:rsid w:val="00531E29"/>
  </w:style>
  <w:style w:type="character" w:customStyle="1" w:styleId="WW8Num3z4">
    <w:name w:val="WW8Num3z4"/>
    <w:qFormat/>
    <w:rsid w:val="00531E29"/>
  </w:style>
  <w:style w:type="character" w:customStyle="1" w:styleId="WW8Num3z5">
    <w:name w:val="WW8Num3z5"/>
    <w:qFormat/>
    <w:rsid w:val="00531E29"/>
  </w:style>
  <w:style w:type="character" w:customStyle="1" w:styleId="WW8Num3z6">
    <w:name w:val="WW8Num3z6"/>
    <w:qFormat/>
    <w:rsid w:val="00531E29"/>
  </w:style>
  <w:style w:type="character" w:customStyle="1" w:styleId="WW8Num3z7">
    <w:name w:val="WW8Num3z7"/>
    <w:qFormat/>
    <w:rsid w:val="00531E29"/>
  </w:style>
  <w:style w:type="character" w:customStyle="1" w:styleId="WW8Num3z8">
    <w:name w:val="WW8Num3z8"/>
    <w:qFormat/>
    <w:rsid w:val="00531E29"/>
  </w:style>
  <w:style w:type="character" w:customStyle="1" w:styleId="WW8Num4z0">
    <w:name w:val="WW8Num4z0"/>
    <w:qFormat/>
    <w:rsid w:val="00531E29"/>
  </w:style>
  <w:style w:type="character" w:customStyle="1" w:styleId="WW8Num4z1">
    <w:name w:val="WW8Num4z1"/>
    <w:qFormat/>
    <w:rsid w:val="00531E29"/>
  </w:style>
  <w:style w:type="character" w:customStyle="1" w:styleId="WW8Num5z0">
    <w:name w:val="WW8Num5z0"/>
    <w:qFormat/>
    <w:rsid w:val="00531E29"/>
    <w:rPr>
      <w:rFonts w:ascii="Symbol" w:hAnsi="Symbol" w:cs="Symbol"/>
    </w:rPr>
  </w:style>
  <w:style w:type="character" w:customStyle="1" w:styleId="WW8Num5z1">
    <w:name w:val="WW8Num5z1"/>
    <w:qFormat/>
    <w:rsid w:val="00531E29"/>
    <w:rPr>
      <w:rFonts w:ascii="Courier New" w:hAnsi="Courier New" w:cs="Courier New"/>
    </w:rPr>
  </w:style>
  <w:style w:type="character" w:customStyle="1" w:styleId="WW8Num5z2">
    <w:name w:val="WW8Num5z2"/>
    <w:qFormat/>
    <w:rsid w:val="00531E29"/>
    <w:rPr>
      <w:rFonts w:ascii="Wingdings" w:hAnsi="Wingdings" w:cs="Wingdings"/>
    </w:rPr>
  </w:style>
  <w:style w:type="character" w:customStyle="1" w:styleId="WW8Num6z0">
    <w:name w:val="WW8Num6z0"/>
    <w:qFormat/>
    <w:rsid w:val="00531E29"/>
  </w:style>
  <w:style w:type="character" w:customStyle="1" w:styleId="WW8Num7z0">
    <w:name w:val="WW8Num7z0"/>
    <w:qFormat/>
    <w:rsid w:val="00531E29"/>
    <w:rPr>
      <w:rFonts w:ascii="Symbol" w:hAnsi="Symbol" w:cs="Symbol"/>
    </w:rPr>
  </w:style>
  <w:style w:type="character" w:customStyle="1" w:styleId="WW8Num7z1">
    <w:name w:val="WW8Num7z1"/>
    <w:qFormat/>
    <w:rsid w:val="00531E29"/>
    <w:rPr>
      <w:rFonts w:ascii="Courier New" w:hAnsi="Courier New" w:cs="Courier New"/>
    </w:rPr>
  </w:style>
  <w:style w:type="character" w:customStyle="1" w:styleId="WW8Num7z2">
    <w:name w:val="WW8Num7z2"/>
    <w:qFormat/>
    <w:rsid w:val="00531E29"/>
    <w:rPr>
      <w:rFonts w:ascii="Wingdings" w:hAnsi="Wingdings" w:cs="Wingdings"/>
    </w:rPr>
  </w:style>
  <w:style w:type="character" w:customStyle="1" w:styleId="WW8Num8z0">
    <w:name w:val="WW8Num8z0"/>
    <w:qFormat/>
    <w:rsid w:val="00531E29"/>
    <w:rPr>
      <w:rFonts w:ascii="Symbol" w:hAnsi="Symbol" w:cs="Symbol"/>
    </w:rPr>
  </w:style>
  <w:style w:type="character" w:customStyle="1" w:styleId="WW8Num8z1">
    <w:name w:val="WW8Num8z1"/>
    <w:qFormat/>
    <w:rsid w:val="00531E29"/>
    <w:rPr>
      <w:rFonts w:ascii="Courier New" w:hAnsi="Courier New" w:cs="Courier New"/>
    </w:rPr>
  </w:style>
  <w:style w:type="character" w:customStyle="1" w:styleId="WW8Num8z2">
    <w:name w:val="WW8Num8z2"/>
    <w:qFormat/>
    <w:rsid w:val="00531E29"/>
    <w:rPr>
      <w:rFonts w:ascii="Wingdings" w:hAnsi="Wingdings" w:cs="Wingdings"/>
    </w:rPr>
  </w:style>
  <w:style w:type="character" w:customStyle="1" w:styleId="WW8Num9z0">
    <w:name w:val="WW8Num9z0"/>
    <w:qFormat/>
    <w:rsid w:val="00531E29"/>
    <w:rPr>
      <w:rFonts w:ascii="Arial" w:eastAsia="Cambria" w:hAnsi="Arial" w:cs="Times New Roman"/>
    </w:rPr>
  </w:style>
  <w:style w:type="character" w:customStyle="1" w:styleId="WW8Num9z1">
    <w:name w:val="WW8Num9z1"/>
    <w:qFormat/>
    <w:rsid w:val="00531E29"/>
    <w:rPr>
      <w:rFonts w:ascii="Courier New" w:hAnsi="Courier New" w:cs="Courier New"/>
    </w:rPr>
  </w:style>
  <w:style w:type="character" w:customStyle="1" w:styleId="WW8Num9z2">
    <w:name w:val="WW8Num9z2"/>
    <w:qFormat/>
    <w:rsid w:val="00531E29"/>
    <w:rPr>
      <w:rFonts w:ascii="Wingdings" w:hAnsi="Wingdings" w:cs="Wingdings"/>
    </w:rPr>
  </w:style>
  <w:style w:type="character" w:customStyle="1" w:styleId="WW8Num9z3">
    <w:name w:val="WW8Num9z3"/>
    <w:qFormat/>
    <w:rsid w:val="00531E29"/>
    <w:rPr>
      <w:rFonts w:ascii="Symbol" w:hAnsi="Symbol" w:cs="Symbol"/>
    </w:rPr>
  </w:style>
  <w:style w:type="character" w:customStyle="1" w:styleId="WW8Num10z0">
    <w:name w:val="WW8Num10z0"/>
    <w:qFormat/>
    <w:rsid w:val="00531E29"/>
    <w:rPr>
      <w:rFonts w:ascii="Symbol" w:hAnsi="Symbol" w:cs="Symbol"/>
      <w:sz w:val="20"/>
      <w:szCs w:val="20"/>
    </w:rPr>
  </w:style>
  <w:style w:type="character" w:customStyle="1" w:styleId="WW8Num10z1">
    <w:name w:val="WW8Num10z1"/>
    <w:qFormat/>
    <w:rsid w:val="00531E29"/>
    <w:rPr>
      <w:rFonts w:ascii="Courier New" w:hAnsi="Courier New" w:cs="Courier New"/>
    </w:rPr>
  </w:style>
  <w:style w:type="character" w:customStyle="1" w:styleId="WW8Num10z2">
    <w:name w:val="WW8Num10z2"/>
    <w:qFormat/>
    <w:rsid w:val="00531E29"/>
    <w:rPr>
      <w:rFonts w:ascii="Wingdings" w:hAnsi="Wingdings" w:cs="Wingdings"/>
    </w:rPr>
  </w:style>
  <w:style w:type="character" w:customStyle="1" w:styleId="WW8Num11z0">
    <w:name w:val="WW8Num11z0"/>
    <w:qFormat/>
    <w:rsid w:val="00531E29"/>
  </w:style>
  <w:style w:type="character" w:customStyle="1" w:styleId="WW8Num12z0">
    <w:name w:val="WW8Num12z0"/>
    <w:qFormat/>
    <w:rsid w:val="00531E29"/>
    <w:rPr>
      <w:rFonts w:ascii="Symbol" w:hAnsi="Symbol" w:cs="Symbol"/>
    </w:rPr>
  </w:style>
  <w:style w:type="character" w:customStyle="1" w:styleId="WW8Num12z1">
    <w:name w:val="WW8Num12z1"/>
    <w:qFormat/>
    <w:rsid w:val="00531E29"/>
    <w:rPr>
      <w:rFonts w:ascii="Courier New" w:hAnsi="Courier New" w:cs="Courier New"/>
    </w:rPr>
  </w:style>
  <w:style w:type="character" w:customStyle="1" w:styleId="WW8Num12z2">
    <w:name w:val="WW8Num12z2"/>
    <w:qFormat/>
    <w:rsid w:val="00531E29"/>
    <w:rPr>
      <w:rFonts w:ascii="Wingdings" w:hAnsi="Wingdings" w:cs="Wingdings"/>
    </w:rPr>
  </w:style>
  <w:style w:type="character" w:customStyle="1" w:styleId="BalloonTextChar">
    <w:name w:val="Balloon Text Char"/>
    <w:qFormat/>
    <w:rsid w:val="00531E29"/>
    <w:rPr>
      <w:rFonts w:ascii="Lucida Grande" w:eastAsia="Cambria" w:hAnsi="Lucida Grande" w:cs="Lucida Grande"/>
      <w:sz w:val="18"/>
      <w:szCs w:val="18"/>
    </w:rPr>
  </w:style>
  <w:style w:type="character" w:customStyle="1" w:styleId="HeaderChar">
    <w:name w:val="Header Char"/>
    <w:qFormat/>
    <w:rsid w:val="00531E29"/>
    <w:rPr>
      <w:rFonts w:eastAsia="Cambria"/>
      <w:sz w:val="22"/>
      <w:szCs w:val="22"/>
    </w:rPr>
  </w:style>
  <w:style w:type="character" w:styleId="Nmerodepgina">
    <w:name w:val="page number"/>
    <w:basedOn w:val="Fontepargpadro"/>
    <w:rsid w:val="00531E29"/>
  </w:style>
  <w:style w:type="character" w:customStyle="1" w:styleId="InternetLink">
    <w:name w:val="Internet Link"/>
    <w:rsid w:val="00531E29"/>
    <w:rPr>
      <w:color w:val="000080"/>
      <w:u w:val="single"/>
    </w:rPr>
  </w:style>
  <w:style w:type="character" w:customStyle="1" w:styleId="IndexLink">
    <w:name w:val="Index Link"/>
    <w:qFormat/>
    <w:rsid w:val="00531E29"/>
  </w:style>
  <w:style w:type="paragraph" w:customStyle="1" w:styleId="Heading">
    <w:name w:val="Heading"/>
    <w:basedOn w:val="Normal"/>
    <w:next w:val="Corpodetexto"/>
    <w:qFormat/>
    <w:rsid w:val="00531E29"/>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rsid w:val="00531E29"/>
    <w:pPr>
      <w:spacing w:after="140" w:line="288" w:lineRule="auto"/>
    </w:pPr>
    <w:rPr>
      <w:rFonts w:ascii="Cambria" w:eastAsia="Cambria" w:hAnsi="Cambria"/>
      <w:sz w:val="22"/>
      <w:szCs w:val="22"/>
      <w:lang w:eastAsia="zh-CN"/>
    </w:rPr>
  </w:style>
  <w:style w:type="paragraph" w:styleId="Lista">
    <w:name w:val="List"/>
    <w:basedOn w:val="Corpodetexto"/>
    <w:rsid w:val="00531E29"/>
    <w:rPr>
      <w:rFonts w:cs="Lucida Sans"/>
    </w:rPr>
  </w:style>
  <w:style w:type="paragraph" w:styleId="Legenda">
    <w:name w:val="caption"/>
    <w:basedOn w:val="Normal"/>
    <w:qFormat/>
    <w:rsid w:val="00531E29"/>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rsid w:val="00531E29"/>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sid w:val="00531E29"/>
    <w:rPr>
      <w:rFonts w:ascii="Lucida Grande" w:eastAsia="Cambria" w:hAnsi="Lucida Grande" w:cs="Lucida Grande"/>
      <w:sz w:val="18"/>
      <w:szCs w:val="18"/>
      <w:lang w:eastAsia="zh-CN"/>
    </w:rPr>
  </w:style>
  <w:style w:type="paragraph" w:styleId="PargrafodaLista">
    <w:name w:val="List Paragraph"/>
    <w:basedOn w:val="Normal"/>
    <w:qFormat/>
    <w:rsid w:val="00531E29"/>
    <w:pPr>
      <w:spacing w:after="200" w:line="276" w:lineRule="auto"/>
      <w:ind w:left="720"/>
      <w:contextualSpacing/>
    </w:pPr>
    <w:rPr>
      <w:rFonts w:ascii="Cambria" w:eastAsia="Cambria" w:hAnsi="Cambria"/>
      <w:sz w:val="22"/>
      <w:szCs w:val="22"/>
      <w:lang w:eastAsia="zh-CN"/>
    </w:rPr>
  </w:style>
  <w:style w:type="paragraph" w:styleId="Cabealho">
    <w:name w:val="header"/>
    <w:basedOn w:val="Normal"/>
    <w:rsid w:val="00531E29"/>
    <w:rPr>
      <w:rFonts w:ascii="Cambria" w:eastAsia="Cambria" w:hAnsi="Cambria"/>
      <w:sz w:val="22"/>
      <w:szCs w:val="22"/>
      <w:lang w:eastAsia="zh-CN"/>
    </w:rPr>
  </w:style>
  <w:style w:type="paragraph" w:styleId="Sumrio1">
    <w:name w:val="toc 1"/>
    <w:basedOn w:val="Normal"/>
    <w:next w:val="Normal"/>
    <w:uiPriority w:val="39"/>
    <w:rsid w:val="00531E29"/>
    <w:pPr>
      <w:spacing w:before="240" w:after="120" w:line="276" w:lineRule="auto"/>
    </w:pPr>
    <w:rPr>
      <w:rFonts w:asciiTheme="minorHAnsi" w:eastAsia="Cambria" w:hAnsiTheme="minorHAnsi"/>
      <w:b/>
      <w:caps/>
      <w:sz w:val="22"/>
      <w:szCs w:val="22"/>
      <w:u w:val="single"/>
      <w:lang w:eastAsia="zh-CN"/>
    </w:rPr>
  </w:style>
  <w:style w:type="paragraph" w:styleId="Sumrio2">
    <w:name w:val="toc 2"/>
    <w:basedOn w:val="Normal"/>
    <w:next w:val="Normal"/>
    <w:uiPriority w:val="39"/>
    <w:rsid w:val="00531E29"/>
    <w:pPr>
      <w:spacing w:line="276" w:lineRule="auto"/>
    </w:pPr>
    <w:rPr>
      <w:rFonts w:asciiTheme="minorHAnsi" w:eastAsia="Cambria" w:hAnsiTheme="minorHAnsi"/>
      <w:b/>
      <w:smallCaps/>
      <w:sz w:val="22"/>
      <w:szCs w:val="22"/>
      <w:lang w:eastAsia="zh-CN"/>
    </w:rPr>
  </w:style>
  <w:style w:type="paragraph" w:styleId="Sumrio3">
    <w:name w:val="toc 3"/>
    <w:basedOn w:val="Normal"/>
    <w:next w:val="Normal"/>
    <w:uiPriority w:val="39"/>
    <w:rsid w:val="00531E29"/>
    <w:pPr>
      <w:spacing w:line="276" w:lineRule="auto"/>
    </w:pPr>
    <w:rPr>
      <w:rFonts w:asciiTheme="minorHAnsi" w:eastAsia="Cambria" w:hAnsiTheme="minorHAnsi"/>
      <w:smallCaps/>
      <w:sz w:val="22"/>
      <w:szCs w:val="22"/>
      <w:lang w:eastAsia="zh-CN"/>
    </w:rPr>
  </w:style>
  <w:style w:type="paragraph" w:styleId="Sumrio4">
    <w:name w:val="toc 4"/>
    <w:basedOn w:val="Normal"/>
    <w:next w:val="Normal"/>
    <w:uiPriority w:val="39"/>
    <w:rsid w:val="00531E29"/>
    <w:pPr>
      <w:spacing w:line="276" w:lineRule="auto"/>
    </w:pPr>
    <w:rPr>
      <w:rFonts w:asciiTheme="minorHAnsi" w:eastAsia="Cambria" w:hAnsiTheme="minorHAnsi"/>
      <w:sz w:val="22"/>
      <w:szCs w:val="22"/>
      <w:lang w:eastAsia="zh-CN"/>
    </w:rPr>
  </w:style>
  <w:style w:type="paragraph" w:styleId="Sumrio5">
    <w:name w:val="toc 5"/>
    <w:basedOn w:val="Normal"/>
    <w:next w:val="Normal"/>
    <w:rsid w:val="00531E29"/>
    <w:pPr>
      <w:spacing w:line="276" w:lineRule="auto"/>
    </w:pPr>
    <w:rPr>
      <w:rFonts w:asciiTheme="minorHAnsi" w:eastAsia="Cambria" w:hAnsiTheme="minorHAnsi"/>
      <w:sz w:val="22"/>
      <w:szCs w:val="22"/>
      <w:lang w:eastAsia="zh-CN"/>
    </w:rPr>
  </w:style>
  <w:style w:type="paragraph" w:styleId="Sumrio6">
    <w:name w:val="toc 6"/>
    <w:basedOn w:val="Normal"/>
    <w:next w:val="Normal"/>
    <w:rsid w:val="00531E29"/>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rsid w:val="00531E29"/>
    <w:pPr>
      <w:spacing w:line="276" w:lineRule="auto"/>
    </w:pPr>
    <w:rPr>
      <w:rFonts w:asciiTheme="minorHAnsi" w:eastAsia="Cambria" w:hAnsiTheme="minorHAnsi"/>
      <w:sz w:val="22"/>
      <w:szCs w:val="22"/>
      <w:lang w:eastAsia="zh-CN"/>
    </w:rPr>
  </w:style>
  <w:style w:type="paragraph" w:styleId="Sumrio8">
    <w:name w:val="toc 8"/>
    <w:basedOn w:val="Normal"/>
    <w:next w:val="Normal"/>
    <w:rsid w:val="00531E29"/>
    <w:pPr>
      <w:spacing w:line="276" w:lineRule="auto"/>
    </w:pPr>
    <w:rPr>
      <w:rFonts w:asciiTheme="minorHAnsi" w:eastAsia="Cambria" w:hAnsiTheme="minorHAnsi"/>
      <w:sz w:val="22"/>
      <w:szCs w:val="22"/>
      <w:lang w:eastAsia="zh-CN"/>
    </w:rPr>
  </w:style>
  <w:style w:type="paragraph" w:styleId="Sumrio9">
    <w:name w:val="toc 9"/>
    <w:basedOn w:val="Normal"/>
    <w:next w:val="Normal"/>
    <w:rsid w:val="00531E29"/>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rsid w:val="00531E29"/>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rsid w:val="00531E29"/>
    <w:pPr>
      <w:jc w:val="center"/>
    </w:pPr>
    <w:rPr>
      <w:b/>
      <w:bCs/>
    </w:rPr>
  </w:style>
  <w:style w:type="paragraph" w:customStyle="1" w:styleId="FrameContents">
    <w:name w:val="Frame Contents"/>
    <w:basedOn w:val="Normal"/>
    <w:qFormat/>
    <w:rsid w:val="00531E29"/>
    <w:pPr>
      <w:spacing w:after="200" w:line="276" w:lineRule="auto"/>
    </w:pPr>
    <w:rPr>
      <w:rFonts w:ascii="Cambria" w:eastAsia="Cambria" w:hAnsi="Cambria"/>
      <w:sz w:val="22"/>
      <w:szCs w:val="22"/>
      <w:lang w:eastAsia="zh-CN"/>
    </w:rPr>
  </w:style>
  <w:style w:type="paragraph" w:styleId="Ttulodendicedeautoridades">
    <w:name w:val="toa heading"/>
    <w:basedOn w:val="Heading"/>
    <w:rsid w:val="00531E29"/>
    <w:pPr>
      <w:suppressLineNumbers/>
    </w:pPr>
    <w:rPr>
      <w:b/>
      <w:bCs/>
      <w:sz w:val="32"/>
      <w:szCs w:val="32"/>
    </w:rPr>
  </w:style>
  <w:style w:type="paragraph" w:customStyle="1" w:styleId="Heading10">
    <w:name w:val="Heading 10"/>
    <w:basedOn w:val="Heading"/>
    <w:next w:val="Corpodetexto"/>
    <w:qFormat/>
    <w:rsid w:val="00531E29"/>
    <w:pPr>
      <w:tabs>
        <w:tab w:val="num" w:pos="1584"/>
      </w:tabs>
      <w:spacing w:before="60" w:after="60"/>
      <w:outlineLvl w:val="8"/>
    </w:pPr>
    <w:rPr>
      <w:b/>
      <w:bCs/>
      <w:sz w:val="21"/>
      <w:szCs w:val="21"/>
    </w:rPr>
  </w:style>
  <w:style w:type="numbering" w:customStyle="1" w:styleId="WW8Num1">
    <w:name w:val="WW8Num1"/>
    <w:qFormat/>
    <w:rsid w:val="00531E29"/>
  </w:style>
  <w:style w:type="numbering" w:customStyle="1" w:styleId="WW8Num2">
    <w:name w:val="WW8Num2"/>
    <w:qFormat/>
    <w:rsid w:val="00531E29"/>
  </w:style>
  <w:style w:type="numbering" w:customStyle="1" w:styleId="WW8Num3">
    <w:name w:val="WW8Num3"/>
    <w:qFormat/>
    <w:rsid w:val="00531E29"/>
  </w:style>
  <w:style w:type="numbering" w:customStyle="1" w:styleId="WW8Num4">
    <w:name w:val="WW8Num4"/>
    <w:qFormat/>
    <w:rsid w:val="00531E29"/>
  </w:style>
  <w:style w:type="numbering" w:customStyle="1" w:styleId="WW8Num5">
    <w:name w:val="WW8Num5"/>
    <w:qFormat/>
    <w:rsid w:val="00531E29"/>
  </w:style>
  <w:style w:type="numbering" w:customStyle="1" w:styleId="WW8Num6">
    <w:name w:val="WW8Num6"/>
    <w:qFormat/>
    <w:rsid w:val="00531E29"/>
  </w:style>
  <w:style w:type="numbering" w:customStyle="1" w:styleId="WW8Num7">
    <w:name w:val="WW8Num7"/>
    <w:qFormat/>
    <w:rsid w:val="00531E29"/>
  </w:style>
  <w:style w:type="numbering" w:customStyle="1" w:styleId="WW8Num8">
    <w:name w:val="WW8Num8"/>
    <w:qFormat/>
    <w:rsid w:val="00531E29"/>
  </w:style>
  <w:style w:type="numbering" w:customStyle="1" w:styleId="WW8Num9">
    <w:name w:val="WW8Num9"/>
    <w:qFormat/>
    <w:rsid w:val="00531E29"/>
  </w:style>
  <w:style w:type="numbering" w:customStyle="1" w:styleId="WW8Num10">
    <w:name w:val="WW8Num10"/>
    <w:qFormat/>
    <w:rsid w:val="00531E29"/>
  </w:style>
  <w:style w:type="numbering" w:customStyle="1" w:styleId="WW8Num11">
    <w:name w:val="WW8Num11"/>
    <w:qFormat/>
    <w:rsid w:val="00531E29"/>
  </w:style>
  <w:style w:type="numbering" w:customStyle="1" w:styleId="WW8Num12">
    <w:name w:val="WW8Num12"/>
    <w:qFormat/>
    <w:rsid w:val="00531E29"/>
  </w:style>
  <w:style w:type="character" w:styleId="Hy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 w:type="character" w:styleId="Refdecomentrio">
    <w:name w:val="annotation reference"/>
    <w:basedOn w:val="Fontepargpadro"/>
    <w:uiPriority w:val="99"/>
    <w:semiHidden/>
    <w:unhideWhenUsed/>
    <w:rsid w:val="00F77483"/>
    <w:rPr>
      <w:sz w:val="16"/>
      <w:szCs w:val="16"/>
    </w:rPr>
  </w:style>
  <w:style w:type="paragraph" w:styleId="Textodecomentrio">
    <w:name w:val="annotation text"/>
    <w:basedOn w:val="Normal"/>
    <w:link w:val="TextodecomentrioChar"/>
    <w:uiPriority w:val="99"/>
    <w:semiHidden/>
    <w:unhideWhenUsed/>
    <w:rsid w:val="00F77483"/>
    <w:rPr>
      <w:sz w:val="20"/>
      <w:szCs w:val="20"/>
    </w:rPr>
  </w:style>
  <w:style w:type="character" w:customStyle="1" w:styleId="TextodecomentrioChar">
    <w:name w:val="Texto de comentário Char"/>
    <w:basedOn w:val="Fontepargpadro"/>
    <w:link w:val="Textodecomentrio"/>
    <w:uiPriority w:val="99"/>
    <w:semiHidden/>
    <w:rsid w:val="00F77483"/>
    <w:rPr>
      <w:rFonts w:ascii="Times New Roman" w:hAnsi="Times New Roman" w:cs="Times New Roman"/>
      <w:sz w:val="20"/>
      <w:szCs w:val="20"/>
      <w:lang w:eastAsia="pt-BR" w:bidi="ar-SA"/>
    </w:rPr>
  </w:style>
  <w:style w:type="paragraph" w:styleId="Assuntodocomentrio">
    <w:name w:val="annotation subject"/>
    <w:basedOn w:val="Textodecomentrio"/>
    <w:next w:val="Textodecomentrio"/>
    <w:link w:val="AssuntodocomentrioChar"/>
    <w:uiPriority w:val="99"/>
    <w:semiHidden/>
    <w:unhideWhenUsed/>
    <w:rsid w:val="00F77483"/>
    <w:rPr>
      <w:b/>
      <w:bCs/>
    </w:rPr>
  </w:style>
  <w:style w:type="character" w:customStyle="1" w:styleId="AssuntodocomentrioChar">
    <w:name w:val="Assunto do comentário Char"/>
    <w:basedOn w:val="TextodecomentrioChar"/>
    <w:link w:val="Assuntodocomentrio"/>
    <w:uiPriority w:val="99"/>
    <w:semiHidden/>
    <w:rsid w:val="00F77483"/>
    <w:rPr>
      <w:b/>
      <w:bCs/>
    </w:rPr>
  </w:style>
</w:styles>
</file>

<file path=word/webSettings.xml><?xml version="1.0" encoding="utf-8"?>
<w:webSettings xmlns:r="http://schemas.openxmlformats.org/officeDocument/2006/relationships" xmlns:w="http://schemas.openxmlformats.org/wordprocessingml/2006/main">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B0C02-643B-4B43-89F0-87A03E81C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11216</Words>
  <Characters>60568</Characters>
  <Application>Microsoft Office Word</Application>
  <DocSecurity>0</DocSecurity>
  <Lines>504</Lines>
  <Paragraphs>143</Paragraphs>
  <ScaleCrop>false</ScaleCrop>
  <HeadingPairs>
    <vt:vector size="2" baseType="variant">
      <vt:variant>
        <vt:lpstr>Título</vt:lpstr>
      </vt:variant>
      <vt:variant>
        <vt:i4>1</vt:i4>
      </vt:variant>
    </vt:vector>
  </HeadingPairs>
  <TitlesOfParts>
    <vt:vector size="1" baseType="lpstr">
      <vt:lpstr/>
    </vt:vector>
  </TitlesOfParts>
  <Company>Estacio de Sá</Company>
  <LinksUpToDate>false</LinksUpToDate>
  <CharactersWithSpaces>71641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 Moises</dc:creator>
  <cp:lastModifiedBy>Dr Weimar</cp:lastModifiedBy>
  <cp:revision>2</cp:revision>
  <cp:lastPrinted>2016-11-02T11:18:00Z</cp:lastPrinted>
  <dcterms:created xsi:type="dcterms:W3CDTF">2017-04-22T18:43:00Z</dcterms:created>
  <dcterms:modified xsi:type="dcterms:W3CDTF">2017-04-22T18:43:00Z</dcterms:modified>
  <dc:language>pt-BR</dc:language>
</cp:coreProperties>
</file>